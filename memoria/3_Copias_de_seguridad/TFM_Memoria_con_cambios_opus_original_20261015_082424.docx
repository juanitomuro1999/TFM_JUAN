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3395" w14:textId="77777777" w:rsidR="0055485A" w:rsidRDefault="0055485A" w:rsidP="00C8697B">
      <w:pPr>
        <w:spacing w:after="120"/>
        <w:ind w:left="720" w:hanging="720"/>
      </w:pPr>
    </w:p>
    <w:p w14:paraId="62E4C740" w14:textId="77777777" w:rsidR="0055485A" w:rsidRDefault="00000000">
      <w:pPr>
        <w:spacing w:after="120"/>
        <w:jc w:val="center"/>
      </w:pPr>
      <w:r>
        <w:rPr>
          <w:b/>
          <w:bCs/>
          <w:sz w:val="28"/>
          <w:szCs w:val="28"/>
        </w:rPr>
        <w:t>UNIVERSITAT JAUME I</w:t>
      </w:r>
    </w:p>
    <w:p w14:paraId="7DBCC035" w14:textId="77777777" w:rsidR="0055485A" w:rsidRDefault="00000000">
      <w:pPr>
        <w:spacing w:after="120"/>
        <w:jc w:val="center"/>
      </w:pPr>
      <w:r>
        <w:rPr>
          <w:sz w:val="24"/>
          <w:szCs w:val="24"/>
        </w:rPr>
        <w:t>Máster en Sistemas inteligentes — Trabajo Fin de Máster</w:t>
      </w:r>
    </w:p>
    <w:p w14:paraId="4D26A8EA" w14:textId="77777777" w:rsidR="0055485A" w:rsidRDefault="00000000">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F2AF5FE" w14:textId="77777777" w:rsidR="0055485A" w:rsidRDefault="00000000">
      <w:pPr>
        <w:spacing w:after="120"/>
        <w:jc w:val="center"/>
      </w:pPr>
      <w:r>
        <w:rPr>
          <w:i/>
          <w:iCs/>
          <w:sz w:val="24"/>
          <w:szCs w:val="24"/>
        </w:rPr>
        <w:t>Memoria del Trabajo Fin de Máster</w:t>
      </w:r>
    </w:p>
    <w:p w14:paraId="0E2BFB13" w14:textId="77777777" w:rsidR="0055485A" w:rsidRDefault="00000000">
      <w:pPr>
        <w:spacing w:after="80"/>
        <w:jc w:val="center"/>
      </w:pPr>
      <w:r>
        <w:t>Autor: Juan Muñoz Rovira</w:t>
      </w:r>
    </w:p>
    <w:p w14:paraId="484BCDA9" w14:textId="77777777" w:rsidR="0055485A" w:rsidRDefault="00000000">
      <w:pPr>
        <w:spacing w:after="80"/>
        <w:jc w:val="center"/>
      </w:pPr>
      <w:r>
        <w:t>Tutor: Enric Cervera</w:t>
      </w:r>
    </w:p>
    <w:p w14:paraId="1F1DAA5B" w14:textId="77777777" w:rsidR="0055485A" w:rsidRDefault="00000000">
      <w:pPr>
        <w:spacing w:after="120"/>
        <w:jc w:val="center"/>
      </w:pPr>
      <w:r>
        <w:t>Curso 2025–2026</w:t>
      </w:r>
    </w:p>
    <w:p w14:paraId="501D365B" w14:textId="77777777" w:rsidR="0055485A" w:rsidRDefault="0055485A"/>
    <w:p w14:paraId="0BBB1DF9" w14:textId="77777777" w:rsidR="0055485A" w:rsidRDefault="0055485A">
      <w:pPr>
        <w:spacing w:after="120" w:line="276" w:lineRule="auto"/>
        <w:jc w:val="both"/>
      </w:pPr>
    </w:p>
    <w:p w14:paraId="247995ED" w14:textId="77777777" w:rsidR="0055485A" w:rsidRDefault="00000000">
      <w:r>
        <w:br w:type="page"/>
      </w:r>
    </w:p>
    <w:p w14:paraId="67796EFA" w14:textId="77777777" w:rsidR="0055485A" w:rsidRDefault="00000000">
      <w:pPr>
        <w:pStyle w:val="Ttulo1"/>
        <w:spacing w:before="240" w:after="160"/>
        <w:jc w:val="center"/>
      </w:pPr>
      <w:r>
        <w:rPr>
          <w:color w:val="000000"/>
        </w:rPr>
        <w:lastRenderedPageBreak/>
        <w:t>Índice</w:t>
      </w:r>
    </w:p>
    <w:sdt>
      <w:sdtPr>
        <w:id w:val="-1007420865"/>
        <w:docPartObj>
          <w:docPartGallery w:val="Table of Contents"/>
          <w:docPartUnique/>
        </w:docPartObj>
      </w:sdtPr>
      <w:sdtContent>
        <w:p w14:paraId="38A34A68" w14:textId="6ABD0373" w:rsidR="0055485A" w:rsidRDefault="00000000">
          <w:r>
            <w:fldChar w:fldCharType="begin"/>
          </w:r>
          <w:r>
            <w:instrText xml:space="preserve"> TOC \h \u \z \t "Heading 1,1,Heading 2,2,"</w:instrText>
          </w:r>
          <w:r>
            <w:fldChar w:fldCharType="separate"/>
          </w:r>
          <w:r w:rsidR="00C81770">
            <w:rPr>
              <w:b/>
              <w:bCs/>
              <w:noProof/>
              <w:lang w:val="es-ES"/>
            </w:rPr>
            <w:t>No se encontraron entradas de tabla de contenido.</w:t>
          </w:r>
          <w:r>
            <w:fldChar w:fldCharType="end"/>
          </w:r>
        </w:p>
      </w:sdtContent>
    </w:sdt>
    <w:p w14:paraId="6B6A4C99" w14:textId="77777777" w:rsidR="0055485A" w:rsidRDefault="00000000">
      <w:r>
        <w:br w:type="page"/>
      </w:r>
    </w:p>
    <w:p w14:paraId="68097B19" w14:textId="77777777" w:rsidR="0055485A" w:rsidRDefault="00000000">
      <w:pPr>
        <w:pStyle w:val="Ttulo2"/>
      </w:pPr>
      <w:r>
        <w:lastRenderedPageBreak/>
        <w:t>Resumen</w:t>
      </w:r>
    </w:p>
    <w:p w14:paraId="4EC44F1D" w14:textId="3A93916E" w:rsidR="0055485A" w:rsidRDefault="00000000">
      <w:r>
        <w:t xml:space="preserve">Este Trabajo Fin de Máster amplía un sistema de seguimiento de personas desarrollado previamente sobre un robot móvil </w:t>
      </w:r>
      <w:proofErr w:type="spellStart"/>
      <w:r>
        <w:t>TurtleBot</w:t>
      </w:r>
      <w:proofErr w:type="spellEnd"/>
      <w:r>
        <w:t xml:space="preserve"> 2, al que se incorporan cartografía, navegación autónoma e interacción mediante gestos. El robot detecta las piernas de la persona con un </w:t>
      </w:r>
      <w:proofErr w:type="spellStart"/>
      <w:r>
        <w:t>LiDAR</w:t>
      </w:r>
      <w:proofErr w:type="spellEnd"/>
      <w:r>
        <w:t xml:space="preserve"> 2D, estima su postura con visión por computador (</w:t>
      </w:r>
      <w:proofErr w:type="spellStart"/>
      <w:r>
        <w:t>MediaPipe</w:t>
      </w:r>
      <w:proofErr w:type="spellEnd"/>
      <w:r>
        <w:t xml:space="preserve"> Pose) y mantiene una estimación de su posición con un filtro de Kalman. SLAM </w:t>
      </w:r>
      <w:proofErr w:type="spellStart"/>
      <w:r>
        <w:t>Toolbox</w:t>
      </w:r>
      <w:proofErr w:type="spellEnd"/>
      <w:r>
        <w:t xml:space="preserve"> construye el mapa del laboratorio y Nav2 permite navegar sobre él. Un gesto de «vuelta a casa» integra seguimiento y navegación en un único sistema: en la sesión de validación se completaron 9 de 11 regresos (82 %), con un error medio de llegada de 0,27 m. Todas las pruebas se realizaron con el robot real en el laboratorio de robótica de la </w:t>
      </w:r>
      <w:proofErr w:type="spellStart"/>
      <w:r>
        <w:t>Universitat</w:t>
      </w:r>
      <w:proofErr w:type="spellEnd"/>
      <w:r>
        <w:t xml:space="preserve"> Jaume I, con un único ordenador </w:t>
      </w:r>
      <w:ins w:id="0" w:author="Claude" w:date="2026-10-14T12:00:00Z">
        <w:r>
          <w:t>embarcado de recursos limitados.</w:t>
        </w:r>
      </w:ins>
    </w:p>
    <w:p w14:paraId="5C1BEDFD" w14:textId="77777777" w:rsidR="0055485A" w:rsidRDefault="00000000">
      <w:r>
        <w:rPr>
          <w:b/>
          <w:bCs/>
        </w:rPr>
        <w:t xml:space="preserve">Palabras clave: </w:t>
      </w:r>
      <w:r>
        <w:t xml:space="preserve">seguimiento de personas; robot móvil; </w:t>
      </w:r>
      <w:proofErr w:type="spellStart"/>
      <w:r>
        <w:t>LiDAR</w:t>
      </w:r>
      <w:proofErr w:type="spellEnd"/>
      <w:r>
        <w:t xml:space="preserve"> 2D; SLAM; Nav2; fusión sensorial; ROS 2.</w:t>
      </w:r>
    </w:p>
    <w:p w14:paraId="3685F6AD" w14:textId="77777777" w:rsidR="0055485A" w:rsidRDefault="00000000">
      <w:pPr>
        <w:pStyle w:val="Ttulo1"/>
        <w:spacing w:before="240" w:after="160"/>
        <w:jc w:val="center"/>
      </w:pPr>
      <w:r>
        <w:rPr>
          <w:color w:val="000000"/>
        </w:rPr>
        <w:t>Capítulo 1 — Introducción y planteamiento del problema</w:t>
      </w:r>
    </w:p>
    <w:p w14:paraId="4C5516AD" w14:textId="77777777" w:rsidR="0055485A" w:rsidRDefault="00000000">
      <w:pPr>
        <w:pStyle w:val="Ttulo2"/>
        <w:spacing w:before="240" w:after="80"/>
      </w:pPr>
      <w:r>
        <w:rPr>
          <w:color w:val="000000"/>
        </w:rPr>
        <w:t>1.1 Contexto y motivación</w:t>
      </w:r>
    </w:p>
    <w:p w14:paraId="7753BDCA" w14:textId="298C9B66" w:rsidR="0055485A" w:rsidRDefault="00000000">
      <w:pPr>
        <w:spacing w:after="120" w:line="276" w:lineRule="auto"/>
        <w:jc w:val="both"/>
      </w:pPr>
      <w:r>
        <w:t xml:space="preserve">Este TFM continúa un trabajo anterior en el que se desarrolló un sistema de seguimiento de personas para el robot móvil </w:t>
      </w:r>
      <w:proofErr w:type="spellStart"/>
      <w:r>
        <w:t>TurtleBot</w:t>
      </w:r>
      <w:proofErr w:type="spellEnd"/>
      <w:r>
        <w:t xml:space="preserve"> 2. Aquel sistema localizaba a la persona a partir de las medidas de un sensor </w:t>
      </w:r>
      <w:proofErr w:type="spellStart"/>
      <w:r>
        <w:t>LiDAR</w:t>
      </w:r>
      <w:proofErr w:type="spellEnd"/>
      <w:r>
        <w:t>: agrupaba los puntos con el algoritmo DBSCAN (Ester et al., 1996) y buscaba entre los grupos resultantes el patrón característico de dos piernas.</w:t>
      </w:r>
    </w:p>
    <w:p w14:paraId="6CD1DD45" w14:textId="250CFA7B" w:rsidR="0055485A" w:rsidRDefault="00000000">
      <w:pPr>
        <w:spacing w:after="120" w:line="276" w:lineRule="auto"/>
        <w:jc w:val="both"/>
      </w:pPr>
      <w:r>
        <w:t>El sistema de partida presentaba varias limitaciones, que motivan esta extensión:</w:t>
      </w:r>
    </w:p>
    <w:p w14:paraId="4A228020" w14:textId="0C6C4A5F" w:rsidR="0055485A" w:rsidRDefault="00000000">
      <w:pPr>
        <w:numPr>
          <w:ilvl w:val="0"/>
          <w:numId w:val="1"/>
        </w:numPr>
        <w:pBdr>
          <w:top w:val="nil"/>
          <w:left w:val="nil"/>
          <w:bottom w:val="nil"/>
          <w:right w:val="nil"/>
          <w:between w:val="nil"/>
        </w:pBdr>
        <w:spacing w:after="120" w:line="280" w:lineRule="auto"/>
      </w:pPr>
      <w:r>
        <w:rPr>
          <w:b/>
          <w:bCs/>
          <w:color w:val="000000"/>
        </w:rPr>
        <w:t>Sin cartografía:</w:t>
      </w:r>
      <w:r>
        <w:rPr>
          <w:color w:val="000000"/>
        </w:rPr>
        <w:t xml:space="preserve"> el robot no disponía de un mapa del entorno, lo que impedía cualquier navegación planificada.</w:t>
      </w:r>
    </w:p>
    <w:p w14:paraId="289A205F" w14:textId="66BA185A" w:rsidR="0055485A" w:rsidRDefault="00000000">
      <w:pPr>
        <w:numPr>
          <w:ilvl w:val="0"/>
          <w:numId w:val="1"/>
        </w:numPr>
        <w:pBdr>
          <w:top w:val="nil"/>
          <w:left w:val="nil"/>
          <w:bottom w:val="nil"/>
          <w:right w:val="nil"/>
          <w:between w:val="nil"/>
        </w:pBdr>
        <w:spacing w:after="120" w:line="280" w:lineRule="auto"/>
      </w:pPr>
      <w:r>
        <w:rPr>
          <w:b/>
          <w:bCs/>
          <w:color w:val="000000"/>
        </w:rPr>
        <w:t>Sin localización global:</w:t>
      </w:r>
      <w:r>
        <w:rPr>
          <w:color w:val="000000"/>
        </w:rPr>
        <w:t xml:space="preserve"> el robot no conocía su posición en el edificio, de modo que, si perdía a la persona, no tenía ninguna referencia para orientarse.</w:t>
      </w:r>
    </w:p>
    <w:p w14:paraId="3BD8A0B2" w14:textId="257BE310" w:rsidR="0055485A" w:rsidRDefault="00000000">
      <w:pPr>
        <w:numPr>
          <w:ilvl w:val="0"/>
          <w:numId w:val="1"/>
        </w:numPr>
        <w:pBdr>
          <w:top w:val="nil"/>
          <w:left w:val="nil"/>
          <w:bottom w:val="nil"/>
          <w:right w:val="nil"/>
          <w:between w:val="nil"/>
        </w:pBdr>
        <w:spacing w:after="120" w:line="280" w:lineRule="auto"/>
      </w:pPr>
      <w:r>
        <w:rPr>
          <w:b/>
          <w:bCs/>
          <w:color w:val="000000"/>
        </w:rPr>
        <w:t>Interacción limitada:</w:t>
      </w:r>
      <w:r>
        <w:rPr>
          <w:color w:val="000000"/>
        </w:rPr>
        <w:t xml:space="preserve"> no existía un mecanismo claro para iniciar y detener el seguimiento.</w:t>
      </w:r>
    </w:p>
    <w:p w14:paraId="0099B1BF" w14:textId="31602ED6" w:rsidR="0055485A" w:rsidRDefault="00000000">
      <w:pPr>
        <w:numPr>
          <w:ilvl w:val="0"/>
          <w:numId w:val="1"/>
        </w:numPr>
        <w:pBdr>
          <w:top w:val="nil"/>
          <w:left w:val="nil"/>
          <w:bottom w:val="nil"/>
          <w:right w:val="nil"/>
          <w:between w:val="nil"/>
        </w:pBdr>
        <w:spacing w:after="120" w:line="280" w:lineRule="auto"/>
      </w:pPr>
      <w:r>
        <w:rPr>
          <w:b/>
          <w:bCs/>
          <w:color w:val="000000"/>
        </w:rPr>
        <w:t>Cámara sin integrar:</w:t>
      </w:r>
      <w:r>
        <w:rPr>
          <w:color w:val="000000"/>
        </w:rPr>
        <w:t xml:space="preserve"> la detección visual no intervenía en el bucle de control.</w:t>
      </w:r>
    </w:p>
    <w:p w14:paraId="2344A123" w14:textId="77777777" w:rsidR="0055485A" w:rsidRDefault="00000000">
      <w:pPr>
        <w:pStyle w:val="Ttulo2"/>
        <w:spacing w:before="240" w:after="80"/>
      </w:pPr>
      <w:r>
        <w:rPr>
          <w:color w:val="000000"/>
        </w:rPr>
        <w:t>1.2 Plataforma, sensores y herramientas de software</w:t>
      </w:r>
    </w:p>
    <w:p w14:paraId="1AE690C3" w14:textId="77777777" w:rsidR="0055485A" w:rsidRDefault="00000000">
      <w:pPr>
        <w:spacing w:after="120" w:line="276" w:lineRule="auto"/>
        <w:jc w:val="both"/>
      </w:pPr>
      <w:r>
        <w:t>Este apartado describe brevemente la plataforma y las herramientas sobre las que se construye el trabajo, para facilitar la lectura del resto de la memoria. Las características concretas del hardware empleado se detallan en el apartado 1.4.</w:t>
      </w:r>
    </w:p>
    <w:p w14:paraId="1A4C4E0A" w14:textId="77777777" w:rsidR="0055485A" w:rsidRDefault="00000000">
      <w:pPr>
        <w:pStyle w:val="Ttulo3"/>
        <w:spacing w:before="160" w:after="60"/>
      </w:pPr>
      <w:r>
        <w:rPr>
          <w:i/>
          <w:iCs/>
          <w:color w:val="000000"/>
        </w:rPr>
        <w:t>Plataforma robótica</w:t>
      </w:r>
    </w:p>
    <w:p w14:paraId="7C5A9282" w14:textId="77777777" w:rsidR="0055485A" w:rsidRDefault="00000000">
      <w:pPr>
        <w:spacing w:after="120" w:line="276" w:lineRule="auto"/>
        <w:jc w:val="both"/>
      </w:pPr>
      <w:r>
        <w:t xml:space="preserve">El </w:t>
      </w:r>
      <w:proofErr w:type="spellStart"/>
      <w:r>
        <w:rPr>
          <w:b/>
          <w:bCs/>
        </w:rPr>
        <w:t>TurtleBot</w:t>
      </w:r>
      <w:proofErr w:type="spellEnd"/>
      <w:r>
        <w:rPr>
          <w:b/>
          <w:bCs/>
        </w:rPr>
        <w:t xml:space="preserve"> 2</w:t>
      </w:r>
      <w:r>
        <w:t xml:space="preserve"> es una plataforma de investigación y docencia de bajo coste y código abierto, concebida para trabajar con ROS (Open </w:t>
      </w:r>
      <w:proofErr w:type="spellStart"/>
      <w:r>
        <w:t>Robotics</w:t>
      </w:r>
      <w:proofErr w:type="spellEnd"/>
      <w:r>
        <w:t xml:space="preserve">, s. f.). Se construye sobre la base móvil </w:t>
      </w:r>
      <w:proofErr w:type="spellStart"/>
      <w:r>
        <w:rPr>
          <w:b/>
          <w:bCs/>
        </w:rPr>
        <w:t>Kobuki</w:t>
      </w:r>
      <w:proofErr w:type="spellEnd"/>
      <w:r>
        <w:t xml:space="preserve">, del fabricante Yujin Robot: una base de tracción diferencial, con dos ruedas motrices independientes y ruedas de apoyo, que incorpora codificadores en las ruedas y un giróscopo. A partir de ellos calcula su propia </w:t>
      </w:r>
      <w:proofErr w:type="spellStart"/>
      <w:r>
        <w:t>odometría</w:t>
      </w:r>
      <w:proofErr w:type="spellEnd"/>
      <w:r>
        <w:t>, es decir, una estimación de cuánto se ha desplazado y girado. Sobre la base se apilan varias bandejas en las que se montan los sensores y el ordenador.</w:t>
      </w:r>
    </w:p>
    <w:p w14:paraId="39B3889D" w14:textId="77777777" w:rsidR="0055485A" w:rsidRDefault="00000000">
      <w:pPr>
        <w:spacing w:after="120" w:line="276" w:lineRule="auto"/>
        <w:jc w:val="both"/>
      </w:pPr>
      <w:r>
        <w:t xml:space="preserve">Un </w:t>
      </w:r>
      <w:proofErr w:type="spellStart"/>
      <w:r>
        <w:rPr>
          <w:b/>
          <w:bCs/>
        </w:rPr>
        <w:t>LiDAR</w:t>
      </w:r>
      <w:proofErr w:type="spellEnd"/>
      <w:r>
        <w:t xml:space="preserve"> (</w:t>
      </w:r>
      <w:r>
        <w:rPr>
          <w:i/>
          <w:iCs/>
        </w:rPr>
        <w:t xml:space="preserve">Light </w:t>
      </w:r>
      <w:proofErr w:type="spellStart"/>
      <w:r>
        <w:rPr>
          <w:i/>
          <w:iCs/>
        </w:rPr>
        <w:t>Detection</w:t>
      </w:r>
      <w:proofErr w:type="spellEnd"/>
      <w:r>
        <w:rPr>
          <w:i/>
          <w:iCs/>
        </w:rPr>
        <w:t xml:space="preserve"> and </w:t>
      </w:r>
      <w:proofErr w:type="spellStart"/>
      <w:r>
        <w:rPr>
          <w:i/>
          <w:iCs/>
        </w:rPr>
        <w:t>Ranging</w:t>
      </w:r>
      <w:proofErr w:type="spellEnd"/>
      <w:r>
        <w:t xml:space="preserve">) mide la distancia a los objetos de su entorno mediante un haz láser. En un </w:t>
      </w:r>
      <w:proofErr w:type="spellStart"/>
      <w:r>
        <w:t>LiDAR</w:t>
      </w:r>
      <w:proofErr w:type="spellEnd"/>
      <w:r>
        <w:t xml:space="preserve"> 2D giratorio, como el </w:t>
      </w:r>
      <w:r>
        <w:rPr>
          <w:b/>
          <w:bCs/>
        </w:rPr>
        <w:t>RPLIDAR A2M8</w:t>
      </w:r>
      <w:r>
        <w:t xml:space="preserve"> de </w:t>
      </w:r>
      <w:proofErr w:type="spellStart"/>
      <w:r>
        <w:t>Slamtec</w:t>
      </w:r>
      <w:proofErr w:type="spellEnd"/>
      <w:r>
        <w:t xml:space="preserve"> empleado en este trabajo, el conjunto de medida gira 360° y, en cada vuelta, devuelve un barrido: un conjunto de distancias en un único plano horizontal. Según su hoja de datos, alcanza unos 12 m y gira a unos 10 Hz (</w:t>
      </w:r>
      <w:proofErr w:type="spellStart"/>
      <w:r>
        <w:t>Slamtec</w:t>
      </w:r>
      <w:proofErr w:type="spellEnd"/>
      <w:r>
        <w:t xml:space="preserve">, s. f.). </w:t>
      </w:r>
      <w:r>
        <w:lastRenderedPageBreak/>
        <w:t>Como va montado a unos 47 cm del suelo, su plano de barrido corta a las personas a la altura de las piernas, que es lo que aprovecha el detector.</w:t>
      </w:r>
    </w:p>
    <w:p w14:paraId="378CC92D" w14:textId="77777777" w:rsidR="0055485A" w:rsidRDefault="00000000">
      <w:pPr>
        <w:pStyle w:val="Ttulo3"/>
        <w:spacing w:before="160" w:after="60"/>
      </w:pPr>
      <w:r>
        <w:rPr>
          <w:i/>
          <w:iCs/>
          <w:color w:val="000000"/>
        </w:rPr>
        <w:t>Herramientas de software</w:t>
      </w:r>
    </w:p>
    <w:p w14:paraId="2F0E8A88" w14:textId="77777777" w:rsidR="0055485A" w:rsidRDefault="00000000">
      <w:pPr>
        <w:spacing w:after="120" w:line="276" w:lineRule="auto"/>
        <w:jc w:val="both"/>
      </w:pPr>
      <w:r>
        <w:t xml:space="preserve">Todo el software se apoya en </w:t>
      </w:r>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un conjunto de bibliotecas y herramientas de código abierto que se ha convertido en el estándar de facto para programar robots (</w:t>
      </w:r>
      <w:proofErr w:type="spellStart"/>
      <w:r>
        <w:t>Macenski</w:t>
      </w:r>
      <w:proofErr w:type="spellEnd"/>
      <w:r>
        <w:t xml:space="preserve"> et al., 2022); sus conceptos básicos se resumen en el apartado 3.1. Sobre ROS 2 se emplean tres componentes de terceros para la parte espacial del problema:</w:t>
      </w:r>
    </w:p>
    <w:p w14:paraId="5BE54C4F"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SLAM </w:t>
      </w:r>
      <w:proofErr w:type="spellStart"/>
      <w:r>
        <w:rPr>
          <w:b/>
          <w:bCs/>
          <w:color w:val="000000"/>
        </w:rPr>
        <w:t>Toolbox</w:t>
      </w:r>
      <w:proofErr w:type="spellEnd"/>
      <w:r>
        <w:rPr>
          <w:color w:val="000000"/>
        </w:rPr>
        <w:t xml:space="preserve"> (</w:t>
      </w:r>
      <w:proofErr w:type="spellStart"/>
      <w:r>
        <w:rPr>
          <w:color w:val="000000"/>
        </w:rPr>
        <w:t>Macenski</w:t>
      </w:r>
      <w:proofErr w:type="spellEnd"/>
      <w:r>
        <w:rPr>
          <w:color w:val="000000"/>
        </w:rPr>
        <w:t xml:space="preserve"> &amp; </w:t>
      </w:r>
      <w:proofErr w:type="spellStart"/>
      <w:r>
        <w:rPr>
          <w:color w:val="000000"/>
        </w:rPr>
        <w:t>Jambrecic</w:t>
      </w:r>
      <w:proofErr w:type="spellEnd"/>
      <w:r>
        <w:rPr>
          <w:color w:val="000000"/>
        </w:rPr>
        <w:t>, 2021). SLAM (</w:t>
      </w:r>
      <w:proofErr w:type="spellStart"/>
      <w:r>
        <w:rPr>
          <w:i/>
          <w:iCs/>
          <w:color w:val="000000"/>
        </w:rPr>
        <w:t>Simultaneous</w:t>
      </w:r>
      <w:proofErr w:type="spellEnd"/>
      <w:r>
        <w:rPr>
          <w:i/>
          <w:iCs/>
          <w:color w:val="000000"/>
        </w:rPr>
        <w:t xml:space="preserve"> </w:t>
      </w:r>
      <w:proofErr w:type="spellStart"/>
      <w:r>
        <w:rPr>
          <w:i/>
          <w:iCs/>
          <w:color w:val="000000"/>
        </w:rPr>
        <w:t>Localization</w:t>
      </w:r>
      <w:proofErr w:type="spellEnd"/>
      <w:r>
        <w:rPr>
          <w:i/>
          <w:iCs/>
          <w:color w:val="000000"/>
        </w:rPr>
        <w:t xml:space="preserve"> and </w:t>
      </w:r>
      <w:proofErr w:type="spellStart"/>
      <w:r>
        <w:rPr>
          <w:i/>
          <w:iCs/>
          <w:color w:val="000000"/>
        </w:rPr>
        <w:t>Mapping</w:t>
      </w:r>
      <w:proofErr w:type="spellEnd"/>
      <w:r>
        <w:rPr>
          <w:color w:val="000000"/>
        </w:rPr>
        <w:t xml:space="preserve">) es el problema de construir el mapa de un entorno desconocido mientras se estima la posición del robot dentro de ese mismo mapa. SLAM </w:t>
      </w:r>
      <w:proofErr w:type="spellStart"/>
      <w:r>
        <w:rPr>
          <w:color w:val="000000"/>
        </w:rPr>
        <w:t>Toolbox</w:t>
      </w:r>
      <w:proofErr w:type="spellEnd"/>
      <w:r>
        <w:rPr>
          <w:color w:val="000000"/>
        </w:rPr>
        <w:t xml:space="preserve"> lo resuelve a partir de los barridos del </w:t>
      </w:r>
      <w:proofErr w:type="spellStart"/>
      <w:r>
        <w:rPr>
          <w:color w:val="000000"/>
        </w:rPr>
        <w:t>LiDAR</w:t>
      </w:r>
      <w:proofErr w:type="spellEnd"/>
      <w:r>
        <w:rPr>
          <w:color w:val="000000"/>
        </w:rPr>
        <w:t xml:space="preserve"> y de la </w:t>
      </w:r>
      <w:proofErr w:type="spellStart"/>
      <w:r>
        <w:rPr>
          <w:color w:val="000000"/>
        </w:rPr>
        <w:t>odometría</w:t>
      </w:r>
      <w:proofErr w:type="spellEnd"/>
      <w:r>
        <w:rPr>
          <w:color w:val="000000"/>
        </w:rPr>
        <w:t>, y genera un mapa de ocupación: una rejilla en la que cada celda indica si está libre, ocupada o sin explorar.</w:t>
      </w:r>
    </w:p>
    <w:p w14:paraId="06AD68CA" w14:textId="77777777" w:rsidR="0055485A" w:rsidRDefault="00000000">
      <w:pPr>
        <w:numPr>
          <w:ilvl w:val="0"/>
          <w:numId w:val="1"/>
        </w:numPr>
        <w:pBdr>
          <w:top w:val="nil"/>
          <w:left w:val="nil"/>
          <w:bottom w:val="nil"/>
          <w:right w:val="nil"/>
          <w:between w:val="nil"/>
        </w:pBdr>
        <w:spacing w:after="120" w:line="280" w:lineRule="auto"/>
      </w:pPr>
      <w:r>
        <w:rPr>
          <w:b/>
          <w:bCs/>
          <w:color w:val="000000"/>
        </w:rPr>
        <w:t>Nav2</w:t>
      </w:r>
      <w:r>
        <w:rPr>
          <w:color w:val="000000"/>
        </w:rPr>
        <w:t xml:space="preserve"> (</w:t>
      </w:r>
      <w:proofErr w:type="spellStart"/>
      <w:r>
        <w:rPr>
          <w:color w:val="000000"/>
        </w:rPr>
        <w:t>Macenski</w:t>
      </w:r>
      <w:proofErr w:type="spellEnd"/>
      <w:r>
        <w:rPr>
          <w:color w:val="000000"/>
        </w:rPr>
        <w:t xml:space="preserve"> et al., 2020), la pila de navegación de ROS 2. Dados un mapa y un destino, calcula una ruta, la sigue esquivando los obstáculos que encuentre y aplica maniobras de recuperación cuando el robot se queda bloqueado.</w:t>
      </w:r>
    </w:p>
    <w:p w14:paraId="4599CB0C" w14:textId="77777777" w:rsidR="0055485A" w:rsidRDefault="00000000">
      <w:pPr>
        <w:numPr>
          <w:ilvl w:val="0"/>
          <w:numId w:val="1"/>
        </w:numPr>
        <w:pBdr>
          <w:top w:val="nil"/>
          <w:left w:val="nil"/>
          <w:bottom w:val="nil"/>
          <w:right w:val="nil"/>
          <w:between w:val="nil"/>
        </w:pBdr>
        <w:spacing w:after="120" w:line="280" w:lineRule="auto"/>
      </w:pPr>
      <w:r>
        <w:rPr>
          <w:b/>
          <w:bCs/>
          <w:color w:val="000000"/>
        </w:rPr>
        <w:t>AMCL</w:t>
      </w:r>
      <w:r>
        <w:rPr>
          <w:color w:val="000000"/>
        </w:rPr>
        <w:t xml:space="preserve"> (</w:t>
      </w:r>
      <w:r>
        <w:rPr>
          <w:i/>
          <w:iCs/>
          <w:color w:val="000000"/>
        </w:rPr>
        <w:t xml:space="preserve">Adaptive Monte Carlo </w:t>
      </w:r>
      <w:proofErr w:type="spellStart"/>
      <w:r>
        <w:rPr>
          <w:i/>
          <w:iCs/>
          <w:color w:val="000000"/>
        </w:rPr>
        <w:t>Localization</w:t>
      </w:r>
      <w:proofErr w:type="spellEnd"/>
      <w:r>
        <w:rPr>
          <w:color w:val="000000"/>
        </w:rPr>
        <w:t xml:space="preserve">), el localizador incluido en Nav2. Estima la posición del robot sobre un mapa ya construido mediante un filtro de partículas: mantiene un conjunto de hipótesis de posición y, con cada barrido, refuerza las que mejor explican lo que mide el </w:t>
      </w:r>
      <w:proofErr w:type="spellStart"/>
      <w:r>
        <w:rPr>
          <w:color w:val="000000"/>
        </w:rPr>
        <w:t>LiDAR</w:t>
      </w:r>
      <w:proofErr w:type="spellEnd"/>
      <w:r>
        <w:rPr>
          <w:color w:val="000000"/>
        </w:rPr>
        <w:t xml:space="preserve"> (Fox et al., 1999; Thrun et al., 2005).</w:t>
      </w:r>
    </w:p>
    <w:p w14:paraId="380F7802" w14:textId="77777777" w:rsidR="0055485A" w:rsidRDefault="00000000">
      <w:pPr>
        <w:spacing w:after="120" w:line="276" w:lineRule="auto"/>
        <w:jc w:val="both"/>
      </w:pPr>
      <w:r>
        <w:t xml:space="preserve">Para la percepción visual se utiliza </w:t>
      </w:r>
      <w:proofErr w:type="spellStart"/>
      <w:r>
        <w:rPr>
          <w:b/>
          <w:bCs/>
        </w:rPr>
        <w:t>MediaPipe</w:t>
      </w:r>
      <w:proofErr w:type="spellEnd"/>
      <w:r>
        <w:rPr>
          <w:b/>
          <w:bCs/>
        </w:rPr>
        <w:t xml:space="preserve"> Pose</w:t>
      </w:r>
      <w:r>
        <w:t xml:space="preserve"> (</w:t>
      </w:r>
      <w:proofErr w:type="spellStart"/>
      <w:r>
        <w:t>Lugaresi</w:t>
      </w:r>
      <w:proofErr w:type="spellEnd"/>
      <w:r>
        <w:t xml:space="preserve"> et al., 2019; </w:t>
      </w:r>
      <w:proofErr w:type="spellStart"/>
      <w:r>
        <w:t>Bazarevsky</w:t>
      </w:r>
      <w:proofErr w:type="spellEnd"/>
      <w:r>
        <w:t xml:space="preserve"> et al., 2020), que localiza en cada imagen una serie de puntos clave del cuerpo (hombros, codos, muñecas, caderas…) y permite reconocer gestos sencillos a partir de su posición relativa.</w:t>
      </w:r>
    </w:p>
    <w:p w14:paraId="447BA6BD" w14:textId="0F3D03E5" w:rsidR="0055485A" w:rsidRDefault="00000000">
      <w:pPr>
        <w:pStyle w:val="Ttulo2"/>
        <w:spacing w:before="240" w:after="80"/>
      </w:pPr>
      <w:r>
        <w:rPr>
          <w:color w:val="000000"/>
        </w:rPr>
        <w:t>1.3 Objetivos del TFM</w:t>
      </w:r>
    </w:p>
    <w:p w14:paraId="56B87B79" w14:textId="77777777" w:rsidR="0055485A" w:rsidRDefault="00000000">
      <w:pPr>
        <w:pStyle w:val="Ttulo3"/>
        <w:spacing w:before="160" w:after="60"/>
      </w:pPr>
      <w:r>
        <w:rPr>
          <w:i/>
          <w:iCs/>
          <w:color w:val="000000"/>
        </w:rPr>
        <w:t>Objetivo general</w:t>
      </w:r>
    </w:p>
    <w:p w14:paraId="7E65B07D" w14:textId="77777777" w:rsidR="0055485A" w:rsidRDefault="00000000">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E309BF4" w14:textId="77777777" w:rsidR="0055485A" w:rsidRDefault="00000000">
      <w:pPr>
        <w:pStyle w:val="Ttulo3"/>
        <w:spacing w:before="160" w:after="60"/>
      </w:pPr>
      <w:r>
        <w:rPr>
          <w:i/>
          <w:iCs/>
          <w:color w:val="000000"/>
        </w:rPr>
        <w:t>Objetivos específicos</w:t>
      </w:r>
    </w:p>
    <w:p w14:paraId="49DBB2E3" w14:textId="77777777" w:rsidR="0055485A" w:rsidRDefault="00000000">
      <w:pPr>
        <w:numPr>
          <w:ilvl w:val="0"/>
          <w:numId w:val="2"/>
        </w:numPr>
        <w:pBdr>
          <w:top w:val="nil"/>
          <w:left w:val="nil"/>
          <w:bottom w:val="nil"/>
          <w:right w:val="nil"/>
          <w:between w:val="nil"/>
        </w:pBdr>
        <w:spacing w:after="120" w:line="280" w:lineRule="auto"/>
      </w:pPr>
      <w:r>
        <w:rPr>
          <w:b/>
          <w:bCs/>
          <w:color w:val="000000"/>
        </w:rPr>
        <w:t>Módulo de interacción gestual.</w:t>
      </w:r>
      <w:del w:id="1" w:author="Claude" w:date="2026-10-14T12:00:00Z">
        <w:r>
          <w:rPr>
            <w:b/>
            <w:bCs/>
            <w:color w:val="000000"/>
          </w:rPr>
          <w:delText xml:space="preserve"> </w:delText>
        </w:r>
        <w:r>
          <w:rPr>
            <w:color w:val="000000"/>
          </w:rPr>
          <w:delText>Empezar y parar</w:delText>
        </w:r>
      </w:del>
      <w:ins w:id="2" w:author="Claude" w:date="2026-10-14T12:00:00Z">
        <w:r>
          <w:rPr>
            <w:color w:val="000000"/>
          </w:rPr>
          <w:t xml:space="preserve"> Iniciar y detener</w:t>
        </w:r>
      </w:ins>
      <w:r>
        <w:rPr>
          <w:color w:val="000000"/>
        </w:rPr>
        <w:t xml:space="preserve"> el seguimiento </w:t>
      </w:r>
      <w:del w:id="3" w:author="Claude" w:date="2026-10-14T12:00:00Z">
        <w:r>
          <w:rPr>
            <w:color w:val="000000"/>
          </w:rPr>
          <w:delText>con gestos, usando</w:delText>
        </w:r>
      </w:del>
      <w:ins w:id="4" w:author="Claude" w:date="2026-10-14T12:00:00Z">
        <w:r>
          <w:rPr>
            <w:color w:val="000000"/>
          </w:rPr>
          <w:t>mediante gestos reconocidos con</w:t>
        </w:r>
      </w:ins>
      <w:r>
        <w:rPr>
          <w:color w:val="000000"/>
        </w:rPr>
        <w:t xml:space="preserve"> </w:t>
      </w:r>
      <w:proofErr w:type="spellStart"/>
      <w:r>
        <w:rPr>
          <w:color w:val="000000"/>
        </w:rPr>
        <w:t>MediaPipe</w:t>
      </w:r>
      <w:proofErr w:type="spellEnd"/>
      <w:r>
        <w:rPr>
          <w:color w:val="000000"/>
        </w:rPr>
        <w:t xml:space="preserve"> </w:t>
      </w:r>
      <w:del w:id="5" w:author="Claude" w:date="2026-10-14T12:00:00Z">
        <w:r>
          <w:rPr>
            <w:color w:val="000000"/>
          </w:rPr>
          <w:delText>Pose (mano</w:delText>
        </w:r>
      </w:del>
      <w:ins w:id="6" w:author="Claude" w:date="2026-10-14T12:00:00Z">
        <w:r>
          <w:rPr>
            <w:color w:val="000000"/>
          </w:rPr>
          <w:t>Pose: mano</w:t>
        </w:r>
      </w:ins>
      <w:r>
        <w:rPr>
          <w:color w:val="000000"/>
        </w:rPr>
        <w:t xml:space="preserve"> derecha para iniciar, </w:t>
      </w:r>
      <w:ins w:id="7" w:author="Claude" w:date="2026-10-14T12:00:00Z">
        <w:r>
          <w:rPr>
            <w:color w:val="000000"/>
          </w:rPr>
          <w:t xml:space="preserve">mano </w:t>
        </w:r>
      </w:ins>
      <w:r>
        <w:rPr>
          <w:color w:val="000000"/>
        </w:rPr>
        <w:t xml:space="preserve">izquierda para detener </w:t>
      </w:r>
      <w:del w:id="8" w:author="Claude" w:date="2026-10-14T12:00:00Z">
        <w:r>
          <w:rPr>
            <w:color w:val="000000"/>
          </w:rPr>
          <w:delText>y posteriormente</w:delText>
        </w:r>
      </w:del>
      <w:ins w:id="9" w:author="Claude" w:date="2026-10-14T12:00:00Z">
        <w:r>
          <w:rPr>
            <w:color w:val="000000"/>
          </w:rPr>
          <w:t>y, en la última fase, el</w:t>
        </w:r>
      </w:ins>
      <w:r>
        <w:rPr>
          <w:color w:val="000000"/>
        </w:rPr>
        <w:t xml:space="preserve"> gesto </w:t>
      </w:r>
      <w:del w:id="10" w:author="Claude" w:date="2026-10-14T12:00:00Z">
        <w:r>
          <w:delText>de “casa”</w:delText>
        </w:r>
        <w:r>
          <w:rPr>
            <w:color w:val="000000"/>
          </w:rPr>
          <w:delText>).</w:delText>
        </w:r>
      </w:del>
      <w:ins w:id="11" w:author="Claude" w:date="2026-10-14T12:00:00Z">
        <w:r>
          <w:rPr>
            <w:color w:val="000000"/>
          </w:rPr>
          <w:t>«casa» (las dos manos juntas sobre la cabeza, en forma de tejado) para ordenar la vuelta a una posición predefinida.</w:t>
        </w:r>
      </w:ins>
      <w:r>
        <w:rPr>
          <w:color w:val="000000"/>
        </w:rPr>
        <w:t xml:space="preserve"> Tras sustituir la cámara (Logitech C270 </w:t>
      </w:r>
      <w:del w:id="12" w:author="Claude" w:date="2026-10-14T12:00:00Z">
        <w:r>
          <w:rPr>
            <w:color w:val="000000"/>
          </w:rPr>
          <w:delText>→</w:delText>
        </w:r>
      </w:del>
      <w:ins w:id="13" w:author="Claude" w:date="2026-10-14T12:00:00Z">
        <w:r>
          <w:rPr>
            <w:color w:val="000000"/>
          </w:rPr>
          <w:t>por una</w:t>
        </w:r>
      </w:ins>
      <w:r>
        <w:rPr>
          <w:color w:val="000000"/>
        </w:rPr>
        <w:t xml:space="preserve"> SPCA2650) y ajustar el umbral de visibilidad, </w:t>
      </w:r>
      <w:del w:id="14" w:author="Claude" w:date="2026-10-14T12:00:00Z">
        <w:r>
          <w:rPr>
            <w:color w:val="000000"/>
          </w:rPr>
          <w:delText>ambos</w:delText>
        </w:r>
      </w:del>
      <w:ins w:id="15" w:author="Claude" w:date="2026-10-14T12:00:00Z">
        <w:r>
          <w:rPr>
            <w:color w:val="000000"/>
          </w:rPr>
          <w:t>los</w:t>
        </w:r>
      </w:ins>
      <w:r>
        <w:rPr>
          <w:color w:val="000000"/>
        </w:rPr>
        <w:t xml:space="preserve"> gestos se </w:t>
      </w:r>
      <w:del w:id="16" w:author="Claude" w:date="2026-10-14T12:00:00Z">
        <w:r>
          <w:rPr>
            <w:color w:val="000000"/>
          </w:rPr>
          <w:delText>dispararon</w:delText>
        </w:r>
      </w:del>
      <w:ins w:id="17" w:author="Claude" w:date="2026-10-14T12:00:00Z">
        <w:r>
          <w:rPr>
            <w:color w:val="000000"/>
          </w:rPr>
          <w:t>reconocieron</w:t>
        </w:r>
      </w:ins>
      <w:r>
        <w:rPr>
          <w:color w:val="000000"/>
        </w:rPr>
        <w:t xml:space="preserve"> de forma fiable en pruebas reales. Objetivo completado.</w:t>
      </w:r>
    </w:p>
    <w:p w14:paraId="0C6A80BD" w14:textId="77777777" w:rsidR="0055485A" w:rsidRDefault="00000000">
      <w:pPr>
        <w:numPr>
          <w:ilvl w:val="0"/>
          <w:numId w:val="2"/>
        </w:numPr>
        <w:pBdr>
          <w:top w:val="nil"/>
          <w:left w:val="nil"/>
          <w:bottom w:val="nil"/>
          <w:right w:val="nil"/>
          <w:between w:val="nil"/>
        </w:pBdr>
        <w:spacing w:after="120" w:line="280" w:lineRule="auto"/>
      </w:pPr>
      <w:r>
        <w:rPr>
          <w:b/>
          <w:bCs/>
          <w:color w:val="000000"/>
        </w:rPr>
        <w:t>Cartografía mediante SLAM.</w:t>
      </w:r>
      <w:del w:id="18" w:author="Claude" w:date="2026-10-14T12:00:00Z">
        <w:r>
          <w:rPr>
            <w:b/>
            <w:bCs/>
            <w:color w:val="000000"/>
          </w:rPr>
          <w:delText xml:space="preserve"> </w:delText>
        </w:r>
        <w:r>
          <w:rPr>
            <w:color w:val="000000"/>
          </w:rPr>
          <w:delText>Integración de</w:delText>
        </w:r>
      </w:del>
      <w:ins w:id="19" w:author="Claude" w:date="2026-10-14T12:00:00Z">
        <w:r>
          <w:rPr>
            <w:color w:val="000000"/>
          </w:rPr>
          <w:t xml:space="preserve"> Integrar</w:t>
        </w:r>
      </w:ins>
      <w:r>
        <w:rPr>
          <w:color w:val="000000"/>
        </w:rPr>
        <w:t xml:space="preserve"> SLAM </w:t>
      </w:r>
      <w:proofErr w:type="spellStart"/>
      <w:r>
        <w:rPr>
          <w:color w:val="000000"/>
        </w:rPr>
        <w:t>Toolbox</w:t>
      </w:r>
      <w:proofErr w:type="spellEnd"/>
      <w:r>
        <w:rPr>
          <w:color w:val="000000"/>
        </w:rPr>
        <w:t xml:space="preserve"> con el </w:t>
      </w:r>
      <w:proofErr w:type="spellStart"/>
      <w:r>
        <w:rPr>
          <w:color w:val="000000"/>
        </w:rPr>
        <w:t>LiDAR</w:t>
      </w:r>
      <w:proofErr w:type="spellEnd"/>
      <w:r>
        <w:rPr>
          <w:color w:val="000000"/>
        </w:rPr>
        <w:t xml:space="preserve"> para construir mapas del laboratorio </w:t>
      </w:r>
      <w:del w:id="20" w:author="Claude" w:date="2026-10-14T12:00:00Z">
        <w:r>
          <w:rPr>
            <w:color w:val="000000"/>
          </w:rPr>
          <w:delText>en tiempo real, reutilizados en</w:delText>
        </w:r>
      </w:del>
      <w:ins w:id="21" w:author="Claude" w:date="2026-10-14T12:00:00Z">
        <w:r>
          <w:rPr>
            <w:color w:val="000000"/>
          </w:rPr>
          <w:t>que después se reutilizan en la</w:t>
        </w:r>
      </w:ins>
      <w:r>
        <w:rPr>
          <w:color w:val="000000"/>
        </w:rPr>
        <w:t xml:space="preserve"> localización y</w:t>
      </w:r>
      <w:ins w:id="22" w:author="Claude" w:date="2026-10-14T12:00:00Z">
        <w:r>
          <w:rPr>
            <w:color w:val="000000"/>
          </w:rPr>
          <w:t xml:space="preserve"> la</w:t>
        </w:r>
      </w:ins>
      <w:r>
        <w:rPr>
          <w:color w:val="000000"/>
        </w:rPr>
        <w:t xml:space="preserve"> navegación. Objetivo completado.</w:t>
      </w:r>
    </w:p>
    <w:p w14:paraId="6CD99711" w14:textId="77777777" w:rsidR="0055485A" w:rsidRDefault="00000000">
      <w:pPr>
        <w:numPr>
          <w:ilvl w:val="0"/>
          <w:numId w:val="2"/>
        </w:numPr>
        <w:pBdr>
          <w:top w:val="nil"/>
          <w:left w:val="nil"/>
          <w:bottom w:val="nil"/>
          <w:right w:val="nil"/>
          <w:between w:val="nil"/>
        </w:pBdr>
        <w:spacing w:after="120" w:line="280" w:lineRule="auto"/>
      </w:pPr>
      <w:r>
        <w:rPr>
          <w:b/>
          <w:bCs/>
          <w:color w:val="000000"/>
        </w:rPr>
        <w:t>Navegación autónoma con Nav2.</w:t>
      </w:r>
      <w:del w:id="23" w:author="Claude" w:date="2026-10-14T12:00:00Z">
        <w:r>
          <w:rPr>
            <w:b/>
            <w:bCs/>
            <w:color w:val="000000"/>
          </w:rPr>
          <w:delText xml:space="preserve"> Alcance: </w:delText>
        </w:r>
      </w:del>
      <w:ins w:id="24" w:author="Claude" w:date="2026-10-14T12:00:00Z">
        <w:r>
          <w:rPr>
            <w:color w:val="000000"/>
          </w:rPr>
          <w:t xml:space="preserve"> Localizar el robot con </w:t>
        </w:r>
      </w:ins>
      <w:r>
        <w:rPr>
          <w:color w:val="000000"/>
        </w:rPr>
        <w:t>AMCL sobre</w:t>
      </w:r>
      <w:ins w:id="25" w:author="Claude" w:date="2026-10-14T12:00:00Z">
        <w:r>
          <w:rPr>
            <w:color w:val="000000"/>
          </w:rPr>
          <w:t xml:space="preserve"> un</w:t>
        </w:r>
      </w:ins>
      <w:r>
        <w:rPr>
          <w:color w:val="000000"/>
        </w:rPr>
        <w:t xml:space="preserve"> mapa guardado y </w:t>
      </w:r>
      <w:del w:id="26" w:author="Claude" w:date="2026-10-14T12:00:00Z">
        <w:r>
          <w:rPr>
            <w:color w:val="000000"/>
          </w:rPr>
          <w:delText>navegación a</w:delText>
        </w:r>
      </w:del>
      <w:ins w:id="27" w:author="Claude" w:date="2026-10-14T12:00:00Z">
        <w:r>
          <w:rPr>
            <w:color w:val="000000"/>
          </w:rPr>
          <w:t>navegar hasta</w:t>
        </w:r>
      </w:ins>
      <w:r>
        <w:rPr>
          <w:color w:val="000000"/>
        </w:rPr>
        <w:t xml:space="preserve"> un punto objetivo. Una vez resuelto </w:t>
      </w:r>
      <w:del w:id="28" w:author="Claude" w:date="2026-10-14T12:00:00Z">
        <w:r>
          <w:rPr>
            <w:color w:val="000000"/>
          </w:rPr>
          <w:delText>el</w:delText>
        </w:r>
      </w:del>
      <w:ins w:id="29" w:author="Claude" w:date="2026-10-14T12:00:00Z">
        <w:r>
          <w:rPr>
            <w:color w:val="000000"/>
          </w:rPr>
          <w:t>un</w:t>
        </w:r>
      </w:ins>
      <w:r>
        <w:rPr>
          <w:color w:val="000000"/>
        </w:rPr>
        <w:t xml:space="preserve"> problema de </w:t>
      </w:r>
      <w:r>
        <w:rPr>
          <w:color w:val="000000"/>
        </w:rPr>
        <w:lastRenderedPageBreak/>
        <w:t xml:space="preserve">latencia </w:t>
      </w:r>
      <w:del w:id="30" w:author="Claude" w:date="2026-10-14T12:00:00Z">
        <w:r>
          <w:rPr>
            <w:color w:val="000000"/>
          </w:rPr>
          <w:delText>DDS (bastaba con usar</w:delText>
        </w:r>
      </w:del>
      <w:ins w:id="31" w:author="Claude" w:date="2026-10-14T12:00:00Z">
        <w:r>
          <w:rPr>
            <w:color w:val="000000"/>
          </w:rPr>
          <w:t>en el descubrimiento de nodos de DDS, que se solucionó prolongando la duración de los</w:t>
        </w:r>
      </w:ins>
      <w:r>
        <w:rPr>
          <w:color w:val="000000"/>
        </w:rPr>
        <w:t xml:space="preserve"> comandos </w:t>
      </w:r>
      <w:del w:id="32" w:author="Claude" w:date="2026-10-14T12:00:00Z">
        <w:r>
          <w:rPr>
            <w:color w:val="000000"/>
          </w:rPr>
          <w:delText>más largos),</w:delText>
        </w:r>
      </w:del>
      <w:ins w:id="33" w:author="Claude" w:date="2026-10-14T12:00:00Z">
        <w:r>
          <w:rPr>
            <w:color w:val="000000"/>
          </w:rPr>
          <w:t>de prueba,</w:t>
        </w:r>
      </w:ins>
      <w:r>
        <w:rPr>
          <w:color w:val="000000"/>
        </w:rPr>
        <w:t xml:space="preserve"> la navegación alcanzó seis de siete objetivos, </w:t>
      </w:r>
      <w:del w:id="34" w:author="Claude" w:date="2026-10-14T12:00:00Z">
        <w:r>
          <w:rPr>
            <w:color w:val="000000"/>
          </w:rPr>
          <w:delText>incluyendo</w:delText>
        </w:r>
      </w:del>
      <w:ins w:id="35" w:author="Claude" w:date="2026-10-14T12:00:00Z">
        <w:r>
          <w:rPr>
            <w:color w:val="000000"/>
          </w:rPr>
          <w:t>entre ellos</w:t>
        </w:r>
      </w:ins>
      <w:r>
        <w:rPr>
          <w:color w:val="000000"/>
        </w:rPr>
        <w:t xml:space="preserve"> dos trayectos de </w:t>
      </w:r>
      <w:del w:id="36" w:author="Claude" w:date="2026-10-14T12:00:00Z">
        <w:r>
          <w:delText>+-</w:delText>
        </w:r>
      </w:del>
      <w:ins w:id="37" w:author="Claude" w:date="2026-10-14T12:00:00Z">
        <w:r>
          <w:rPr>
            <w:color w:val="000000"/>
          </w:rPr>
          <w:t xml:space="preserve">unos </w:t>
        </w:r>
      </w:ins>
      <w:r>
        <w:rPr>
          <w:color w:val="000000"/>
        </w:rPr>
        <w:t xml:space="preserve">8 m y la evasión de un obstáculo no </w:t>
      </w:r>
      <w:del w:id="38" w:author="Claude" w:date="2026-10-14T12:00:00Z">
        <w:r>
          <w:rPr>
            <w:color w:val="000000"/>
          </w:rPr>
          <w:delText>mapeado.</w:delText>
        </w:r>
      </w:del>
      <w:ins w:id="39" w:author="Claude" w:date="2026-10-14T12:00:00Z">
        <w:r>
          <w:rPr>
            <w:color w:val="000000"/>
          </w:rPr>
          <w:t>presente en el mapa.</w:t>
        </w:r>
      </w:ins>
      <w:r>
        <w:rPr>
          <w:color w:val="000000"/>
        </w:rPr>
        <w:t xml:space="preserve"> Objetivo completado.</w:t>
      </w:r>
    </w:p>
    <w:p w14:paraId="72856128" w14:textId="77777777" w:rsidR="0055485A" w:rsidRDefault="00000000">
      <w:pPr>
        <w:numPr>
          <w:ilvl w:val="0"/>
          <w:numId w:val="2"/>
        </w:numPr>
        <w:pBdr>
          <w:top w:val="nil"/>
          <w:left w:val="nil"/>
          <w:bottom w:val="nil"/>
          <w:right w:val="nil"/>
          <w:between w:val="nil"/>
        </w:pBdr>
        <w:spacing w:after="120" w:line="280" w:lineRule="auto"/>
      </w:pPr>
      <w:r>
        <w:rPr>
          <w:b/>
          <w:bCs/>
          <w:color w:val="000000"/>
        </w:rPr>
        <w:t xml:space="preserve">Fusión sensorial </w:t>
      </w:r>
      <w:proofErr w:type="spellStart"/>
      <w:r>
        <w:rPr>
          <w:b/>
          <w:bCs/>
          <w:color w:val="000000"/>
        </w:rPr>
        <w:t>LiDAR</w:t>
      </w:r>
      <w:proofErr w:type="spellEnd"/>
      <w:r>
        <w:rPr>
          <w:b/>
          <w:bCs/>
          <w:color w:val="000000"/>
        </w:rPr>
        <w:t>-cámara.</w:t>
      </w:r>
      <w:del w:id="40" w:author="Claude" w:date="2026-10-14T12:00:00Z">
        <w:r>
          <w:rPr>
            <w:b/>
            <w:bCs/>
            <w:color w:val="000000"/>
          </w:rPr>
          <w:delText xml:space="preserve"> </w:delText>
        </w:r>
        <w:r>
          <w:rPr>
            <w:color w:val="000000"/>
          </w:rPr>
          <w:delText>La</w:delText>
        </w:r>
      </w:del>
      <w:ins w:id="41" w:author="Claude" w:date="2026-10-14T12:00:00Z">
        <w:r>
          <w:rPr>
            <w:color w:val="000000"/>
          </w:rPr>
          <w:t xml:space="preserve"> Utilizar la</w:t>
        </w:r>
      </w:ins>
      <w:r>
        <w:rPr>
          <w:color w:val="000000"/>
        </w:rPr>
        <w:t xml:space="preserve"> cámara </w:t>
      </w:r>
      <w:del w:id="42" w:author="Claude" w:date="2026-10-14T12:00:00Z">
        <w:r>
          <w:rPr>
            <w:color w:val="000000"/>
          </w:rPr>
          <w:delText>aporta el rumbo</w:delText>
        </w:r>
      </w:del>
      <w:ins w:id="43" w:author="Claude" w:date="2026-10-14T12:00:00Z">
        <w:r>
          <w:rPr>
            <w:color w:val="000000"/>
          </w:rPr>
          <w:t>para aportar la dirección de la persona</w:t>
        </w:r>
      </w:ins>
      <w:r>
        <w:rPr>
          <w:color w:val="000000"/>
        </w:rPr>
        <w:t xml:space="preserve"> cuando el </w:t>
      </w:r>
      <w:proofErr w:type="spellStart"/>
      <w:r>
        <w:rPr>
          <w:color w:val="000000"/>
        </w:rPr>
        <w:t>LiDAR</w:t>
      </w:r>
      <w:proofErr w:type="spellEnd"/>
      <w:r>
        <w:rPr>
          <w:color w:val="000000"/>
        </w:rPr>
        <w:t xml:space="preserve"> no identifica un par de piernas. La validación </w:t>
      </w:r>
      <w:del w:id="44" w:author="Claude" w:date="2026-10-14T12:00:00Z">
        <w:r>
          <w:rPr>
            <w:color w:val="000000"/>
          </w:rPr>
          <w:delText>estática</w:delText>
        </w:r>
      </w:del>
      <w:ins w:id="45" w:author="Claude" w:date="2026-10-14T12:00:00Z">
        <w:r>
          <w:rPr>
            <w:color w:val="000000"/>
          </w:rPr>
          <w:t>sin movimiento</w:t>
        </w:r>
      </w:ins>
      <w:r>
        <w:rPr>
          <w:color w:val="000000"/>
        </w:rPr>
        <w:t xml:space="preserve"> dio un 100 % de </w:t>
      </w:r>
      <w:del w:id="46" w:author="Claude" w:date="2026-10-14T12:00:00Z">
        <w:r>
          <w:rPr>
            <w:color w:val="000000"/>
          </w:rPr>
          <w:delText>detección, pero</w:delText>
        </w:r>
      </w:del>
      <w:ins w:id="47" w:author="Claude" w:date="2026-10-14T12:00:00Z">
        <w:r>
          <w:rPr>
            <w:color w:val="000000"/>
          </w:rPr>
          <w:t>detección;</w:t>
        </w:r>
      </w:ins>
      <w:r>
        <w:rPr>
          <w:color w:val="000000"/>
        </w:rPr>
        <w:t xml:space="preserve"> en movimiento aparecieron saltos </w:t>
      </w:r>
      <w:ins w:id="48" w:author="Claude" w:date="2026-10-14T12:00:00Z">
        <w:r>
          <w:rPr>
            <w:color w:val="000000"/>
          </w:rPr>
          <w:t xml:space="preserve">de posición </w:t>
        </w:r>
      </w:ins>
      <w:r>
        <w:rPr>
          <w:color w:val="000000"/>
        </w:rPr>
        <w:t xml:space="preserve">y saturación </w:t>
      </w:r>
      <w:del w:id="49" w:author="Claude" w:date="2026-10-14T12:00:00Z">
        <w:r>
          <w:rPr>
            <w:color w:val="000000"/>
          </w:rPr>
          <w:delText>angular(debido</w:delText>
        </w:r>
        <w:r>
          <w:delText xml:space="preserve"> al bajo procesador del NUC)</w:delText>
        </w:r>
        <w:r>
          <w:rPr>
            <w:color w:val="000000"/>
          </w:rPr>
          <w:delText>, que se resolvieron</w:delText>
        </w:r>
      </w:del>
      <w:ins w:id="50" w:author="Claude" w:date="2026-10-14T12:00:00Z">
        <w:r>
          <w:rPr>
            <w:color w:val="000000"/>
          </w:rPr>
          <w:t>de la velocidad angular, agravados por la limitada capacidad de cómputo del NUC. Se corrigieron</w:t>
        </w:r>
      </w:ins>
      <w:r>
        <w:rPr>
          <w:color w:val="000000"/>
        </w:rPr>
        <w:t xml:space="preserve"> con un filtro de continuidad, una puerta de </w:t>
      </w:r>
      <w:proofErr w:type="spellStart"/>
      <w:r>
        <w:rPr>
          <w:color w:val="000000"/>
        </w:rPr>
        <w:t>Mahalanobis</w:t>
      </w:r>
      <w:proofErr w:type="spellEnd"/>
      <w:r>
        <w:rPr>
          <w:color w:val="000000"/>
        </w:rPr>
        <w:t xml:space="preserve"> y un límite de velocidad angular, además de </w:t>
      </w:r>
      <w:del w:id="51" w:author="Claude" w:date="2026-10-14T12:00:00Z">
        <w:r>
          <w:rPr>
            <w:color w:val="000000"/>
          </w:rPr>
          <w:delText xml:space="preserve">corregir </w:delText>
        </w:r>
      </w:del>
      <w:r>
        <w:rPr>
          <w:color w:val="000000"/>
        </w:rPr>
        <w:t>un signo invertido en el control PD y en el sector de evasión. Objetivo completado.</w:t>
      </w:r>
    </w:p>
    <w:p w14:paraId="01ED30A6" w14:textId="77777777" w:rsidR="0055485A" w:rsidRDefault="00000000">
      <w:pPr>
        <w:numPr>
          <w:ilvl w:val="0"/>
          <w:numId w:val="2"/>
        </w:numPr>
        <w:pBdr>
          <w:top w:val="nil"/>
          <w:left w:val="nil"/>
          <w:bottom w:val="nil"/>
          <w:right w:val="nil"/>
          <w:between w:val="nil"/>
        </w:pBdr>
        <w:spacing w:after="120" w:line="280" w:lineRule="auto"/>
      </w:pPr>
      <w:r>
        <w:rPr>
          <w:b/>
          <w:bCs/>
          <w:color w:val="000000"/>
        </w:rPr>
        <w:t>Guiado de usuarios.</w:t>
      </w:r>
      <w:del w:id="52" w:author="Claude" w:date="2026-10-14T12:00:00Z">
        <w:r>
          <w:rPr>
            <w:b/>
            <w:bCs/>
            <w:color w:val="000000"/>
          </w:rPr>
          <w:delText xml:space="preserve"> </w:delText>
        </w:r>
      </w:del>
      <w:ins w:id="53" w:author="Claude" w:date="2026-10-14T12:00:00Z">
        <w:r>
          <w:rPr>
            <w:color w:val="000000"/>
          </w:rPr>
          <w:t xml:space="preserve"> </w:t>
        </w:r>
      </w:ins>
      <w:r>
        <w:rPr>
          <w:color w:val="000000"/>
        </w:rPr>
        <w:t xml:space="preserve">Que el robot acompañe a la persona hasta destinos predefinidos del edificio. </w:t>
      </w:r>
      <w:del w:id="54" w:author="Claude" w:date="2026-10-14T12:00:00Z">
        <w:r>
          <w:rPr>
            <w:color w:val="000000"/>
          </w:rPr>
          <w:delText>Primer paso validado</w:delText>
        </w:r>
      </w:del>
      <w:ins w:id="55" w:author="Claude" w:date="2026-10-14T12:00:00Z">
        <w:r>
          <w:rPr>
            <w:color w:val="000000"/>
          </w:rPr>
          <w:t>El primer paso se validó</w:t>
        </w:r>
      </w:ins>
      <w:r>
        <w:rPr>
          <w:color w:val="000000"/>
        </w:rPr>
        <w:t xml:space="preserve"> en el robot real el 23 de septiembre de 2026: con el gesto </w:t>
      </w:r>
      <w:del w:id="56" w:author="Claude" w:date="2026-10-14T12:00:00Z">
        <w:r>
          <w:rPr>
            <w:color w:val="000000"/>
          </w:rPr>
          <w:delText>“casa” el</w:delText>
        </w:r>
      </w:del>
      <w:ins w:id="57" w:author="Claude" w:date="2026-10-14T12:00:00Z">
        <w:r>
          <w:rPr>
            <w:color w:val="000000"/>
          </w:rPr>
          <w:t>«casa»,</w:t>
        </w:r>
      </w:ins>
      <w:r>
        <w:rPr>
          <w:color w:val="000000"/>
        </w:rPr>
        <w:t xml:space="preserve"> seguimiento y </w:t>
      </w:r>
      <w:del w:id="58" w:author="Claude" w:date="2026-10-14T12:00:00Z">
        <w:r>
          <w:rPr>
            <w:color w:val="000000"/>
          </w:rPr>
          <w:delText xml:space="preserve">la </w:delText>
        </w:r>
      </w:del>
      <w:r>
        <w:rPr>
          <w:color w:val="000000"/>
        </w:rPr>
        <w:t>navegación funcionan</w:t>
      </w:r>
      <w:del w:id="59" w:author="Claude" w:date="2026-10-14T12:00:00Z">
        <w:r>
          <w:rPr>
            <w:color w:val="000000"/>
          </w:rPr>
          <w:delText xml:space="preserve"> juntos</w:delText>
        </w:r>
      </w:del>
      <w:r>
        <w:rPr>
          <w:color w:val="000000"/>
        </w:rPr>
        <w:t xml:space="preserve"> en un mismo sistema, con 9 de 11 vueltas </w:t>
      </w:r>
      <w:del w:id="60" w:author="Claude" w:date="2026-10-14T12:00:00Z">
        <w:r>
          <w:rPr>
            <w:color w:val="000000"/>
          </w:rPr>
          <w:delText xml:space="preserve">a casa </w:delText>
        </w:r>
      </w:del>
      <w:r>
        <w:rPr>
          <w:color w:val="000000"/>
        </w:rPr>
        <w:t xml:space="preserve">completadas (82 %) y </w:t>
      </w:r>
      <w:del w:id="61" w:author="Claude" w:date="2026-10-14T12:00:00Z">
        <w:r>
          <w:rPr>
            <w:color w:val="000000"/>
          </w:rPr>
          <w:delText>0,27 m de</w:delText>
        </w:r>
      </w:del>
      <w:ins w:id="62" w:author="Claude" w:date="2026-10-14T12:00:00Z">
        <w:r>
          <w:rPr>
            <w:color w:val="000000"/>
          </w:rPr>
          <w:t>un</w:t>
        </w:r>
      </w:ins>
      <w:r>
        <w:rPr>
          <w:color w:val="000000"/>
        </w:rPr>
        <w:t xml:space="preserve"> error medio de llegada </w:t>
      </w:r>
      <w:del w:id="63" w:author="Claude" w:date="2026-10-14T12:00:00Z">
        <w:r>
          <w:rPr>
            <w:color w:val="000000"/>
          </w:rPr>
          <w:delText>(5.8).</w:delText>
        </w:r>
      </w:del>
      <w:ins w:id="64" w:author="Claude" w:date="2026-10-14T12:00:00Z">
        <w:r>
          <w:rPr>
            <w:color w:val="000000"/>
          </w:rPr>
          <w:t>de 0,27 m (apartado 5.8).</w:t>
        </w:r>
      </w:ins>
      <w:r>
        <w:rPr>
          <w:color w:val="000000"/>
        </w:rPr>
        <w:t xml:space="preserve"> El guiado a varios destinos queda como trabajo futuro </w:t>
      </w:r>
      <w:del w:id="65" w:author="Claude" w:date="2026-10-14T12:00:00Z">
        <w:r>
          <w:rPr>
            <w:color w:val="000000"/>
          </w:rPr>
          <w:delText>(5.10).</w:delText>
        </w:r>
      </w:del>
      <w:ins w:id="66" w:author="Claude" w:date="2026-10-14T12:00:00Z">
        <w:r>
          <w:rPr>
            <w:color w:val="000000"/>
          </w:rPr>
          <w:t>(apartado 5.10).</w:t>
        </w:r>
      </w:ins>
    </w:p>
    <w:p w14:paraId="03700030" w14:textId="77777777" w:rsidR="0055485A" w:rsidRDefault="00000000">
      <w:pPr>
        <w:numPr>
          <w:ilvl w:val="0"/>
          <w:numId w:val="2"/>
        </w:numPr>
        <w:pBdr>
          <w:top w:val="nil"/>
          <w:left w:val="nil"/>
          <w:bottom w:val="nil"/>
          <w:right w:val="nil"/>
          <w:between w:val="nil"/>
        </w:pBdr>
        <w:spacing w:after="120" w:line="280" w:lineRule="auto"/>
      </w:pPr>
      <w:r>
        <w:rPr>
          <w:b/>
          <w:bCs/>
          <w:color w:val="000000"/>
        </w:rPr>
        <w:t>Objetivo exploratorio.</w:t>
      </w:r>
      <w:del w:id="67" w:author="Claude" w:date="2026-10-14T12:00:00Z">
        <w:r>
          <w:rPr>
            <w:b/>
            <w:bCs/>
            <w:color w:val="000000"/>
          </w:rPr>
          <w:delText xml:space="preserve"> </w:delText>
        </w:r>
        <w:r>
          <w:rPr>
            <w:color w:val="000000"/>
          </w:rPr>
          <w:delText>Probar</w:delText>
        </w:r>
      </w:del>
      <w:ins w:id="68" w:author="Claude" w:date="2026-10-14T12:00:00Z">
        <w:r>
          <w:rPr>
            <w:color w:val="000000"/>
          </w:rPr>
          <w:t xml:space="preserve"> Emplear</w:t>
        </w:r>
      </w:ins>
      <w:r>
        <w:rPr>
          <w:color w:val="000000"/>
        </w:rPr>
        <w:t xml:space="preserve"> códigos QR para que el robot reconozca las </w:t>
      </w:r>
      <w:del w:id="69" w:author="Claude" w:date="2026-10-14T12:00:00Z">
        <w:r>
          <w:rPr>
            <w:color w:val="000000"/>
          </w:rPr>
          <w:delText>habitaciones.</w:delText>
        </w:r>
      </w:del>
      <w:ins w:id="70" w:author="Claude" w:date="2026-10-14T12:00:00Z">
        <w:r>
          <w:rPr>
            <w:color w:val="000000"/>
          </w:rPr>
          <w:t>estancias.</w:t>
        </w:r>
      </w:ins>
      <w:r>
        <w:rPr>
          <w:color w:val="000000"/>
        </w:rPr>
        <w:t xml:space="preserve"> Queda pendiente.</w:t>
      </w:r>
    </w:p>
    <w:p w14:paraId="7AC3E789" w14:textId="77777777" w:rsidR="0055485A" w:rsidRDefault="00000000">
      <w:pPr>
        <w:pStyle w:val="Ttulo2"/>
        <w:spacing w:before="240" w:after="80"/>
      </w:pPr>
      <w:del w:id="71" w:author="Claude" w:date="2026-10-14T12:00:00Z">
        <w:r>
          <w:rPr>
            <w:color w:val="000000"/>
          </w:rPr>
          <w:delText>1.3</w:delText>
        </w:r>
      </w:del>
      <w:ins w:id="72" w:author="Claude" w:date="2026-10-14T12:00:00Z">
        <w:r>
          <w:rPr>
            <w:color w:val="000000"/>
          </w:rPr>
          <w:t>1.4</w:t>
        </w:r>
      </w:ins>
      <w:r>
        <w:rPr>
          <w:color w:val="000000"/>
        </w:rPr>
        <w:t xml:space="preserve"> Alcance y limitaciones</w:t>
      </w:r>
    </w:p>
    <w:p w14:paraId="48966926" w14:textId="77777777" w:rsidR="0055485A" w:rsidRDefault="00000000">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4D4CA135"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w:t>
      </w:r>
    </w:p>
    <w:p w14:paraId="0FD15642" w14:textId="77777777" w:rsidR="0055485A" w:rsidRDefault="00000000">
      <w:pPr>
        <w:numPr>
          <w:ilvl w:val="0"/>
          <w:numId w:val="1"/>
        </w:numPr>
        <w:pBdr>
          <w:top w:val="nil"/>
          <w:left w:val="nil"/>
          <w:bottom w:val="nil"/>
          <w:right w:val="nil"/>
          <w:between w:val="nil"/>
        </w:pBdr>
        <w:spacing w:after="120" w:line="280" w:lineRule="auto"/>
      </w:pPr>
      <w:r>
        <w:rPr>
          <w:b/>
          <w:bCs/>
          <w:color w:val="000000"/>
        </w:rPr>
        <w:t>Unidad de cómputo embarcada:</w:t>
      </w:r>
      <w:del w:id="73" w:author="Claude" w:date="2026-10-14T12:00:00Z">
        <w:r>
          <w:rPr>
            <w:b/>
            <w:bCs/>
            <w:color w:val="000000"/>
          </w:rPr>
          <w:delText xml:space="preserve"> </w:delText>
        </w:r>
      </w:del>
      <w:ins w:id="74" w:author="Claude" w:date="2026-10-14T12:00:00Z">
        <w:r>
          <w:rPr>
            <w:color w:val="000000"/>
          </w:rPr>
          <w:t xml:space="preserve"> </w:t>
        </w:r>
      </w:ins>
      <w:r>
        <w:rPr>
          <w:color w:val="000000"/>
        </w:rPr>
        <w:t xml:space="preserve">Intel </w:t>
      </w:r>
      <w:del w:id="75" w:author="Claude" w:date="2026-10-14T12:00:00Z">
        <w:r>
          <w:rPr>
            <w:color w:val="000000"/>
          </w:rPr>
          <w:delText>NUC</w:delText>
        </w:r>
      </w:del>
      <w:ins w:id="76" w:author="Claude" w:date="2026-10-14T12:00:00Z">
        <w:r>
          <w:rPr>
            <w:color w:val="000000"/>
          </w:rPr>
          <w:t>NUC, un ordenador compacto de bajo consumo,</w:t>
        </w:r>
      </w:ins>
      <w:r>
        <w:rPr>
          <w:color w:val="000000"/>
        </w:rPr>
        <w:t xml:space="preserve"> con Ubuntu 24.04 LTS y ROS 2 Jazzy.</w:t>
      </w:r>
    </w:p>
    <w:p w14:paraId="6CE6D9F2"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Sensores: </w:t>
      </w:r>
      <w:proofErr w:type="spellStart"/>
      <w:r>
        <w:rPr>
          <w:color w:val="000000"/>
        </w:rPr>
        <w:t>LiDAR</w:t>
      </w:r>
      <w:proofErr w:type="spellEnd"/>
      <w:r>
        <w:rPr>
          <w:color w:val="000000"/>
        </w:rPr>
        <w:t xml:space="preserve"> 2D RPLIDAR A2M8 (alcance de 12 m, 10 Hz) y cámara RGB (Logitech C270 hasta la sustitución por una SPCA2650, motivada por problemas de encuadre del gesto). También se contempla una cámara RGB-D </w:t>
      </w:r>
      <w:proofErr w:type="spellStart"/>
      <w:r>
        <w:rPr>
          <w:color w:val="000000"/>
        </w:rPr>
        <w:t>Orbbec</w:t>
      </w:r>
      <w:proofErr w:type="spellEnd"/>
      <w:r>
        <w:rPr>
          <w:color w:val="000000"/>
        </w:rPr>
        <w:t xml:space="preserve"> Astra, cuya integración queda pendiente.</w:t>
      </w:r>
    </w:p>
    <w:p w14:paraId="6F440D0D"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Entorno de prueba: </w:t>
      </w:r>
      <w:r>
        <w:rPr>
          <w:color w:val="000000"/>
        </w:rPr>
        <w:t xml:space="preserve">instalaciones interiores de la </w:t>
      </w:r>
      <w:proofErr w:type="spellStart"/>
      <w:r>
        <w:rPr>
          <w:color w:val="000000"/>
        </w:rPr>
        <w:t>Universitat</w:t>
      </w:r>
      <w:proofErr w:type="spellEnd"/>
      <w:r>
        <w:rPr>
          <w:color w:val="000000"/>
        </w:rPr>
        <w:t xml:space="preserve"> Jaume I.</w:t>
      </w:r>
    </w:p>
    <w:p w14:paraId="20B59A8B" w14:textId="77777777" w:rsidR="0055485A" w:rsidRDefault="00000000">
      <w:pPr>
        <w:spacing w:after="120" w:line="276" w:lineRule="auto"/>
        <w:jc w:val="both"/>
      </w:pPr>
      <w:r>
        <w:t>Se asumen las siguientes limitaciones:</w:t>
      </w:r>
    </w:p>
    <w:p w14:paraId="71F692D8" w14:textId="77777777" w:rsidR="0055485A" w:rsidRDefault="00000000">
      <w:pPr>
        <w:numPr>
          <w:ilvl w:val="0"/>
          <w:numId w:val="1"/>
        </w:numPr>
        <w:pBdr>
          <w:top w:val="nil"/>
          <w:left w:val="nil"/>
          <w:bottom w:val="nil"/>
          <w:right w:val="nil"/>
          <w:between w:val="nil"/>
        </w:pBdr>
        <w:spacing w:after="120" w:line="280" w:lineRule="auto"/>
      </w:pPr>
      <w:r>
        <w:rPr>
          <w:color w:val="000000"/>
        </w:rPr>
        <w:t>Navegación restringida a dos dimensiones (planta única).</w:t>
      </w:r>
    </w:p>
    <w:p w14:paraId="1B6C6C32" w14:textId="77777777" w:rsidR="0055485A" w:rsidRDefault="00000000">
      <w:pPr>
        <w:numPr>
          <w:ilvl w:val="0"/>
          <w:numId w:val="1"/>
        </w:numPr>
        <w:pBdr>
          <w:top w:val="nil"/>
          <w:left w:val="nil"/>
          <w:bottom w:val="nil"/>
          <w:right w:val="nil"/>
          <w:between w:val="nil"/>
        </w:pBdr>
        <w:spacing w:after="120" w:line="280" w:lineRule="auto"/>
      </w:pPr>
      <w:r>
        <w:rPr>
          <w:color w:val="000000"/>
        </w:rPr>
        <w:t xml:space="preserve">Detección de personas limitada al plano horizontal, a la altura de las piernas, por ser el plano de barrido del </w:t>
      </w:r>
      <w:proofErr w:type="spellStart"/>
      <w:r>
        <w:rPr>
          <w:color w:val="000000"/>
        </w:rPr>
        <w:t>LiDAR</w:t>
      </w:r>
      <w:proofErr w:type="spellEnd"/>
      <w:r>
        <w:rPr>
          <w:color w:val="000000"/>
        </w:rPr>
        <w:t>.</w:t>
      </w:r>
    </w:p>
    <w:p w14:paraId="297F7A3B" w14:textId="77777777" w:rsidR="0055485A" w:rsidRDefault="00000000">
      <w:pPr>
        <w:numPr>
          <w:ilvl w:val="0"/>
          <w:numId w:val="1"/>
        </w:numPr>
        <w:pBdr>
          <w:top w:val="nil"/>
          <w:left w:val="nil"/>
          <w:bottom w:val="nil"/>
          <w:right w:val="nil"/>
          <w:between w:val="nil"/>
        </w:pBdr>
        <w:spacing w:after="120" w:line="280" w:lineRule="auto"/>
      </w:pPr>
      <w:r>
        <w:rPr>
          <w:color w:val="000000"/>
        </w:rPr>
        <w:t xml:space="preserve">Comunicación entre el PC de control y el robot a través de la red </w:t>
      </w:r>
      <w:proofErr w:type="spellStart"/>
      <w:r>
        <w:rPr>
          <w:color w:val="000000"/>
        </w:rPr>
        <w:t>WiFi</w:t>
      </w:r>
      <w:proofErr w:type="spellEnd"/>
      <w:r>
        <w:rPr>
          <w:color w:val="000000"/>
        </w:rPr>
        <w:t xml:space="preserve"> del laboratorio.</w:t>
      </w:r>
    </w:p>
    <w:p w14:paraId="1A80E887" w14:textId="77777777" w:rsidR="0055485A" w:rsidRDefault="00000000">
      <w:pPr>
        <w:pStyle w:val="Ttulo2"/>
        <w:spacing w:before="240" w:after="80"/>
      </w:pPr>
      <w:del w:id="77" w:author="Claude" w:date="2026-10-14T12:00:00Z">
        <w:r>
          <w:rPr>
            <w:color w:val="000000"/>
          </w:rPr>
          <w:delText>1.4</w:delText>
        </w:r>
      </w:del>
      <w:ins w:id="78" w:author="Claude" w:date="2026-10-14T12:00:00Z">
        <w:r>
          <w:rPr>
            <w:color w:val="000000"/>
          </w:rPr>
          <w:t>1.5</w:t>
        </w:r>
      </w:ins>
      <w:r>
        <w:rPr>
          <w:color w:val="000000"/>
        </w:rPr>
        <w:t xml:space="preserve"> Planificación</w:t>
      </w:r>
    </w:p>
    <w:p w14:paraId="5E653445" w14:textId="77777777" w:rsidR="0055485A" w:rsidRDefault="00000000">
      <w:pPr>
        <w:spacing w:after="120" w:line="276" w:lineRule="auto"/>
        <w:jc w:val="both"/>
      </w:pPr>
      <w:r>
        <w:t xml:space="preserve">El desarrollo se organizó en cinco fases, </w:t>
      </w:r>
      <w:del w:id="79" w:author="Claude" w:date="2026-10-14T12:00:00Z">
        <w:r>
          <w:delText>según</w:delText>
        </w:r>
      </w:del>
      <w:ins w:id="80" w:author="Claude" w:date="2026-10-14T12:00:00Z">
        <w:r>
          <w:t>condicionadas por</w:t>
        </w:r>
      </w:ins>
      <w:r>
        <w:t xml:space="preserve"> la disponibilidad del </w:t>
      </w:r>
      <w:del w:id="81" w:author="Claude" w:date="2026-10-14T12:00:00Z">
        <w:r>
          <w:delText>laboratorio (sesiones</w:delText>
        </w:r>
      </w:del>
      <w:ins w:id="82" w:author="Claude" w:date="2026-10-14T12:00:00Z">
        <w:r>
          <w:t>laboratorio: sesiones</w:t>
        </w:r>
      </w:ins>
      <w:r>
        <w:t xml:space="preserve"> acotadas </w:t>
      </w:r>
      <w:del w:id="83" w:author="Claude" w:date="2026-10-14T12:00:00Z">
        <w:r>
          <w:delText>en junio-julio,</w:delText>
        </w:r>
      </w:del>
      <w:ins w:id="84" w:author="Claude" w:date="2026-10-14T12:00:00Z">
        <w:r>
          <w:t>entre mayo y julio,</w:t>
        </w:r>
      </w:ins>
      <w:r>
        <w:t xml:space="preserve"> sin acceso en </w:t>
      </w:r>
      <w:del w:id="85" w:author="Claude" w:date="2026-10-14T12:00:00Z">
        <w:r>
          <w:delText>agosto).</w:delText>
        </w:r>
      </w:del>
      <w:ins w:id="86" w:author="Claude" w:date="2026-10-14T12:00:00Z">
        <w:r>
          <w:t xml:space="preserve">agosto </w:t>
        </w:r>
        <w:r>
          <w:lastRenderedPageBreak/>
          <w:t>y una última sesión en septiembre.</w:t>
        </w:r>
      </w:ins>
      <w:r>
        <w:t xml:space="preserve"> La Tabla 1.1 resume </w:t>
      </w:r>
      <w:del w:id="87" w:author="Claude" w:date="2026-10-14T12:00:00Z">
        <w:r>
          <w:delText>el</w:delText>
        </w:r>
      </w:del>
      <w:ins w:id="88" w:author="Claude" w:date="2026-10-14T12:00:00Z">
        <w:r>
          <w:t>cada fase, su periodo, su</w:t>
        </w:r>
      </w:ins>
      <w:r>
        <w:t xml:space="preserve"> estado </w:t>
      </w:r>
      <w:del w:id="89" w:author="Claude" w:date="2026-10-14T12:00:00Z">
        <w:r>
          <w:delText>de cada fase.</w:delText>
        </w:r>
      </w:del>
      <w:ins w:id="90" w:author="Claude" w:date="2026-10-14T12:00:00Z">
        <w:r>
          <w:t>y la dedicación estimada en horas.</w:t>
        </w:r>
      </w:ins>
    </w:p>
    <w:p w14:paraId="6B9321DE" w14:textId="77777777" w:rsidR="0055485A" w:rsidRDefault="00000000">
      <w:pPr>
        <w:keepNext/>
        <w:spacing w:after="120"/>
      </w:pPr>
      <w:r>
        <w:rPr>
          <w:b/>
          <w:bCs/>
        </w:rPr>
        <w:t>Tabla 1.1</w:t>
      </w:r>
      <w:r>
        <w:rPr>
          <w:b/>
          <w:bCs/>
        </w:rPr>
        <w:br/>
      </w:r>
      <w:r>
        <w:rPr>
          <w:i/>
          <w:iCs/>
        </w:rPr>
        <w:t>Fases del proyecto</w:t>
      </w:r>
    </w:p>
    <w:p w14:paraId="0FD8BC1F" w14:textId="77777777" w:rsidR="0055485A" w:rsidRDefault="0055485A">
      <w:pPr>
        <w:spacing w:after="120" w:line="276" w:lineRule="auto"/>
        <w:jc w:val="both"/>
      </w:pP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900"/>
        <w:gridCol w:w="2200"/>
        <w:gridCol w:w="1600"/>
        <w:gridCol w:w="1500"/>
      </w:tblGrid>
      <w:tr w:rsidR="0055485A" w14:paraId="613F3BAA" w14:textId="77777777">
        <w:trPr>
          <w:tblHeader/>
        </w:trPr>
        <w:tc>
          <w:tcPr>
            <w:tcW w:w="800" w:type="dxa"/>
            <w:shd w:val="clear" w:color="auto" w:fill="D9D9D9"/>
            <w:tcMar>
              <w:top w:w="60" w:type="dxa"/>
              <w:left w:w="80" w:type="dxa"/>
              <w:bottom w:w="60" w:type="dxa"/>
              <w:right w:w="80" w:type="dxa"/>
            </w:tcMar>
            <w:vAlign w:val="center"/>
          </w:tcPr>
          <w:p w14:paraId="08B598FA" w14:textId="77777777" w:rsidR="0055485A" w:rsidRDefault="00000000">
            <w:pPr>
              <w:spacing w:after="40"/>
            </w:pPr>
            <w:r>
              <w:rPr>
                <w:b/>
                <w:bCs/>
                <w:sz w:val="20"/>
                <w:szCs w:val="20"/>
              </w:rPr>
              <w:t>Fase</w:t>
            </w:r>
          </w:p>
        </w:tc>
        <w:tc>
          <w:tcPr>
            <w:tcW w:w="3900" w:type="dxa"/>
            <w:shd w:val="clear" w:color="auto" w:fill="D9D9D9"/>
            <w:tcMar>
              <w:top w:w="60" w:type="dxa"/>
              <w:left w:w="80" w:type="dxa"/>
              <w:bottom w:w="60" w:type="dxa"/>
              <w:right w:w="80" w:type="dxa"/>
            </w:tcMar>
            <w:vAlign w:val="center"/>
          </w:tcPr>
          <w:p w14:paraId="39BA6CA3" w14:textId="77777777" w:rsidR="0055485A" w:rsidRDefault="00000000">
            <w:pPr>
              <w:spacing w:after="40"/>
            </w:pPr>
            <w:r>
              <w:rPr>
                <w:b/>
                <w:bCs/>
                <w:sz w:val="20"/>
                <w:szCs w:val="20"/>
              </w:rPr>
              <w:t>Descripción</w:t>
            </w:r>
          </w:p>
        </w:tc>
        <w:tc>
          <w:tcPr>
            <w:tcW w:w="2200" w:type="dxa"/>
            <w:shd w:val="clear" w:color="auto" w:fill="D9D9D9"/>
            <w:tcMar>
              <w:top w:w="60" w:type="dxa"/>
              <w:left w:w="80" w:type="dxa"/>
              <w:bottom w:w="60" w:type="dxa"/>
              <w:right w:w="80" w:type="dxa"/>
            </w:tcMar>
            <w:vAlign w:val="center"/>
          </w:tcPr>
          <w:p w14:paraId="3FE67D6F" w14:textId="77777777" w:rsidR="0055485A" w:rsidRDefault="00000000">
            <w:pPr>
              <w:spacing w:after="40"/>
            </w:pPr>
            <w:r>
              <w:rPr>
                <w:b/>
                <w:bCs/>
                <w:sz w:val="20"/>
                <w:szCs w:val="20"/>
              </w:rPr>
              <w:t>Periodo</w:t>
            </w:r>
          </w:p>
        </w:tc>
        <w:tc>
          <w:tcPr>
            <w:tcW w:w="1600" w:type="dxa"/>
            <w:shd w:val="clear" w:color="auto" w:fill="D9D9D9"/>
            <w:tcMar>
              <w:top w:w="60" w:type="dxa"/>
              <w:left w:w="80" w:type="dxa"/>
              <w:bottom w:w="60" w:type="dxa"/>
              <w:right w:w="80" w:type="dxa"/>
            </w:tcMar>
            <w:vAlign w:val="center"/>
          </w:tcPr>
          <w:p w14:paraId="0866EB76" w14:textId="77777777" w:rsidR="0055485A" w:rsidRDefault="00000000">
            <w:pPr>
              <w:spacing w:after="40"/>
            </w:pPr>
            <w:r>
              <w:rPr>
                <w:b/>
                <w:bCs/>
                <w:sz w:val="20"/>
                <w:szCs w:val="20"/>
              </w:rPr>
              <w:t>Estado</w:t>
            </w:r>
          </w:p>
        </w:tc>
        <w:tc>
          <w:tcPr>
            <w:tcW w:w="1500" w:type="dxa"/>
            <w:shd w:val="clear" w:color="auto" w:fill="D9D9D9"/>
            <w:tcMar>
              <w:top w:w="60" w:type="dxa"/>
              <w:left w:w="80" w:type="dxa"/>
              <w:bottom w:w="60" w:type="dxa"/>
              <w:right w:w="80" w:type="dxa"/>
            </w:tcMar>
            <w:vAlign w:val="center"/>
          </w:tcPr>
          <w:p w14:paraId="6F63C310" w14:textId="77777777" w:rsidR="0055485A" w:rsidRDefault="00000000">
            <w:pPr>
              <w:spacing w:after="40"/>
            </w:pPr>
            <w:r>
              <w:rPr>
                <w:b/>
                <w:bCs/>
                <w:sz w:val="20"/>
                <w:szCs w:val="20"/>
              </w:rPr>
              <w:t>Horas (</w:t>
            </w:r>
            <w:proofErr w:type="spellStart"/>
            <w:r>
              <w:rPr>
                <w:b/>
                <w:bCs/>
                <w:sz w:val="20"/>
                <w:szCs w:val="20"/>
              </w:rPr>
              <w:t>est</w:t>
            </w:r>
            <w:proofErr w:type="spellEnd"/>
            <w:r>
              <w:rPr>
                <w:b/>
                <w:bCs/>
                <w:sz w:val="20"/>
                <w:szCs w:val="20"/>
              </w:rPr>
              <w:t>.)</w:t>
            </w:r>
          </w:p>
        </w:tc>
      </w:tr>
      <w:tr w:rsidR="0055485A" w14:paraId="1097FDC4" w14:textId="77777777">
        <w:tc>
          <w:tcPr>
            <w:tcW w:w="800" w:type="dxa"/>
            <w:tcMar>
              <w:top w:w="60" w:type="dxa"/>
              <w:left w:w="80" w:type="dxa"/>
              <w:bottom w:w="60" w:type="dxa"/>
              <w:right w:w="80" w:type="dxa"/>
            </w:tcMar>
            <w:vAlign w:val="center"/>
          </w:tcPr>
          <w:p w14:paraId="51E0D687" w14:textId="77777777" w:rsidR="0055485A" w:rsidRDefault="00000000">
            <w:pPr>
              <w:spacing w:after="40"/>
            </w:pPr>
            <w:r>
              <w:rPr>
                <w:sz w:val="20"/>
                <w:szCs w:val="20"/>
              </w:rPr>
              <w:t>1</w:t>
            </w:r>
          </w:p>
        </w:tc>
        <w:tc>
          <w:tcPr>
            <w:tcW w:w="3900" w:type="dxa"/>
            <w:tcMar>
              <w:top w:w="60" w:type="dxa"/>
              <w:left w:w="80" w:type="dxa"/>
              <w:bottom w:w="60" w:type="dxa"/>
              <w:right w:w="80" w:type="dxa"/>
            </w:tcMar>
            <w:vAlign w:val="center"/>
          </w:tcPr>
          <w:p w14:paraId="3992D6DB" w14:textId="77777777" w:rsidR="0055485A" w:rsidRDefault="00000000">
            <w:pPr>
              <w:spacing w:after="40"/>
            </w:pPr>
            <w:r>
              <w:rPr>
                <w:sz w:val="20"/>
                <w:szCs w:val="20"/>
              </w:rPr>
              <w:t>Definición, revisión del sistema previo y redacción inicial</w:t>
            </w:r>
          </w:p>
        </w:tc>
        <w:tc>
          <w:tcPr>
            <w:tcW w:w="2200" w:type="dxa"/>
            <w:tcMar>
              <w:top w:w="60" w:type="dxa"/>
              <w:left w:w="80" w:type="dxa"/>
              <w:bottom w:w="60" w:type="dxa"/>
              <w:right w:w="80" w:type="dxa"/>
            </w:tcMar>
            <w:vAlign w:val="center"/>
          </w:tcPr>
          <w:p w14:paraId="514952EB" w14:textId="77777777" w:rsidR="0055485A" w:rsidRDefault="00000000">
            <w:pPr>
              <w:spacing w:after="40"/>
            </w:pPr>
            <w:r>
              <w:rPr>
                <w:sz w:val="20"/>
                <w:szCs w:val="20"/>
              </w:rPr>
              <w:t>Mayo 2026</w:t>
            </w:r>
          </w:p>
        </w:tc>
        <w:tc>
          <w:tcPr>
            <w:tcW w:w="1600" w:type="dxa"/>
            <w:tcMar>
              <w:top w:w="60" w:type="dxa"/>
              <w:left w:w="80" w:type="dxa"/>
              <w:bottom w:w="60" w:type="dxa"/>
              <w:right w:w="80" w:type="dxa"/>
            </w:tcMar>
            <w:vAlign w:val="center"/>
          </w:tcPr>
          <w:p w14:paraId="04FEE687" w14:textId="77777777" w:rsidR="0055485A" w:rsidRDefault="00000000">
            <w:pPr>
              <w:spacing w:after="40"/>
            </w:pPr>
            <w:r>
              <w:rPr>
                <w:sz w:val="20"/>
                <w:szCs w:val="20"/>
              </w:rPr>
              <w:t>Completada</w:t>
            </w:r>
          </w:p>
        </w:tc>
        <w:tc>
          <w:tcPr>
            <w:tcW w:w="1500" w:type="dxa"/>
            <w:tcMar>
              <w:top w:w="60" w:type="dxa"/>
              <w:left w:w="80" w:type="dxa"/>
              <w:bottom w:w="60" w:type="dxa"/>
              <w:right w:w="80" w:type="dxa"/>
            </w:tcMar>
            <w:vAlign w:val="center"/>
          </w:tcPr>
          <w:p w14:paraId="41DE84C3" w14:textId="77777777" w:rsidR="0055485A" w:rsidRDefault="00000000">
            <w:pPr>
              <w:spacing w:after="40"/>
            </w:pPr>
            <w:r>
              <w:rPr>
                <w:sz w:val="20"/>
                <w:szCs w:val="20"/>
              </w:rPr>
              <w:t>50</w:t>
            </w:r>
          </w:p>
        </w:tc>
      </w:tr>
      <w:tr w:rsidR="0055485A" w14:paraId="39D9BCDC" w14:textId="77777777">
        <w:tc>
          <w:tcPr>
            <w:tcW w:w="800" w:type="dxa"/>
            <w:tcMar>
              <w:top w:w="60" w:type="dxa"/>
              <w:left w:w="80" w:type="dxa"/>
              <w:bottom w:w="60" w:type="dxa"/>
              <w:right w:w="80" w:type="dxa"/>
            </w:tcMar>
            <w:vAlign w:val="center"/>
          </w:tcPr>
          <w:p w14:paraId="31EF0246" w14:textId="77777777" w:rsidR="0055485A" w:rsidRDefault="00000000">
            <w:pPr>
              <w:spacing w:after="40"/>
            </w:pPr>
            <w:r>
              <w:rPr>
                <w:sz w:val="20"/>
                <w:szCs w:val="20"/>
              </w:rPr>
              <w:t>2</w:t>
            </w:r>
          </w:p>
        </w:tc>
        <w:tc>
          <w:tcPr>
            <w:tcW w:w="3900" w:type="dxa"/>
            <w:tcMar>
              <w:top w:w="60" w:type="dxa"/>
              <w:left w:w="80" w:type="dxa"/>
              <w:bottom w:w="60" w:type="dxa"/>
              <w:right w:w="80" w:type="dxa"/>
            </w:tcMar>
            <w:vAlign w:val="center"/>
          </w:tcPr>
          <w:p w14:paraId="39370881" w14:textId="77777777" w:rsidR="0055485A" w:rsidRDefault="00000000">
            <w:pPr>
              <w:spacing w:after="40"/>
            </w:pPr>
            <w:r>
              <w:rPr>
                <w:sz w:val="20"/>
                <w:szCs w:val="20"/>
              </w:rPr>
              <w:t>Módulo de interacción gestual, integración de SLAM y fusión sensorial</w:t>
            </w:r>
          </w:p>
        </w:tc>
        <w:tc>
          <w:tcPr>
            <w:tcW w:w="2200" w:type="dxa"/>
            <w:tcMar>
              <w:top w:w="60" w:type="dxa"/>
              <w:left w:w="80" w:type="dxa"/>
              <w:bottom w:w="60" w:type="dxa"/>
              <w:right w:w="80" w:type="dxa"/>
            </w:tcMar>
            <w:vAlign w:val="center"/>
          </w:tcPr>
          <w:p w14:paraId="0F4E04DF" w14:textId="77777777" w:rsidR="0055485A" w:rsidRDefault="00000000">
            <w:pPr>
              <w:spacing w:after="40"/>
            </w:pPr>
            <w:r>
              <w:rPr>
                <w:sz w:val="20"/>
                <w:szCs w:val="20"/>
              </w:rPr>
              <w:t>Junio 2026</w:t>
            </w:r>
          </w:p>
        </w:tc>
        <w:tc>
          <w:tcPr>
            <w:tcW w:w="1600" w:type="dxa"/>
            <w:tcMar>
              <w:top w:w="60" w:type="dxa"/>
              <w:left w:w="80" w:type="dxa"/>
              <w:bottom w:w="60" w:type="dxa"/>
              <w:right w:w="80" w:type="dxa"/>
            </w:tcMar>
            <w:vAlign w:val="center"/>
          </w:tcPr>
          <w:p w14:paraId="3F1DA7D8" w14:textId="77777777" w:rsidR="0055485A" w:rsidRDefault="00000000">
            <w:pPr>
              <w:spacing w:after="40"/>
            </w:pPr>
            <w:r>
              <w:rPr>
                <w:sz w:val="20"/>
                <w:szCs w:val="20"/>
              </w:rPr>
              <w:t>Completada</w:t>
            </w:r>
          </w:p>
        </w:tc>
        <w:tc>
          <w:tcPr>
            <w:tcW w:w="1500" w:type="dxa"/>
            <w:tcMar>
              <w:top w:w="60" w:type="dxa"/>
              <w:left w:w="80" w:type="dxa"/>
              <w:bottom w:w="60" w:type="dxa"/>
              <w:right w:w="80" w:type="dxa"/>
            </w:tcMar>
            <w:vAlign w:val="center"/>
          </w:tcPr>
          <w:p w14:paraId="6FBCD239" w14:textId="77777777" w:rsidR="0055485A" w:rsidRDefault="00000000">
            <w:pPr>
              <w:spacing w:after="40"/>
            </w:pPr>
            <w:r>
              <w:rPr>
                <w:sz w:val="20"/>
                <w:szCs w:val="20"/>
              </w:rPr>
              <w:t>80</w:t>
            </w:r>
          </w:p>
        </w:tc>
      </w:tr>
      <w:tr w:rsidR="0055485A" w14:paraId="5A8357A3" w14:textId="77777777">
        <w:tc>
          <w:tcPr>
            <w:tcW w:w="800" w:type="dxa"/>
            <w:tcMar>
              <w:top w:w="60" w:type="dxa"/>
              <w:left w:w="80" w:type="dxa"/>
              <w:bottom w:w="60" w:type="dxa"/>
              <w:right w:w="80" w:type="dxa"/>
            </w:tcMar>
            <w:vAlign w:val="center"/>
          </w:tcPr>
          <w:p w14:paraId="712F09FA" w14:textId="77777777" w:rsidR="0055485A" w:rsidRDefault="00000000">
            <w:pPr>
              <w:spacing w:after="40"/>
            </w:pPr>
            <w:r>
              <w:rPr>
                <w:sz w:val="20"/>
                <w:szCs w:val="20"/>
              </w:rPr>
              <w:t>3</w:t>
            </w:r>
          </w:p>
        </w:tc>
        <w:tc>
          <w:tcPr>
            <w:tcW w:w="3900" w:type="dxa"/>
            <w:tcMar>
              <w:top w:w="60" w:type="dxa"/>
              <w:left w:w="80" w:type="dxa"/>
              <w:bottom w:w="60" w:type="dxa"/>
              <w:right w:w="80" w:type="dxa"/>
            </w:tcMar>
            <w:vAlign w:val="center"/>
          </w:tcPr>
          <w:p w14:paraId="349EB5A8" w14:textId="77777777" w:rsidR="0055485A" w:rsidRDefault="00000000">
            <w:pPr>
              <w:spacing w:after="40"/>
            </w:pPr>
            <w:r>
              <w:rPr>
                <w:sz w:val="20"/>
                <w:szCs w:val="20"/>
              </w:rPr>
              <w:t>Navegación autónoma completa con Nav2</w:t>
            </w:r>
          </w:p>
        </w:tc>
        <w:tc>
          <w:tcPr>
            <w:tcW w:w="2200" w:type="dxa"/>
            <w:tcMar>
              <w:top w:w="60" w:type="dxa"/>
              <w:left w:w="80" w:type="dxa"/>
              <w:bottom w:w="60" w:type="dxa"/>
              <w:right w:w="80" w:type="dxa"/>
            </w:tcMar>
            <w:vAlign w:val="center"/>
          </w:tcPr>
          <w:p w14:paraId="47ABAEFE" w14:textId="77777777" w:rsidR="0055485A" w:rsidRDefault="00000000">
            <w:pPr>
              <w:spacing w:after="40"/>
            </w:pPr>
            <w:r>
              <w:rPr>
                <w:sz w:val="20"/>
                <w:szCs w:val="20"/>
              </w:rPr>
              <w:t>Julio 2026</w:t>
            </w:r>
          </w:p>
        </w:tc>
        <w:tc>
          <w:tcPr>
            <w:tcW w:w="1600" w:type="dxa"/>
            <w:tcMar>
              <w:top w:w="60" w:type="dxa"/>
              <w:left w:w="80" w:type="dxa"/>
              <w:bottom w:w="60" w:type="dxa"/>
              <w:right w:w="80" w:type="dxa"/>
            </w:tcMar>
            <w:vAlign w:val="center"/>
          </w:tcPr>
          <w:p w14:paraId="2065329F" w14:textId="77777777" w:rsidR="0055485A" w:rsidRDefault="00000000">
            <w:pPr>
              <w:spacing w:after="40"/>
            </w:pPr>
            <w:r>
              <w:rPr>
                <w:sz w:val="20"/>
                <w:szCs w:val="20"/>
              </w:rPr>
              <w:t>Completada</w:t>
            </w:r>
          </w:p>
        </w:tc>
        <w:tc>
          <w:tcPr>
            <w:tcW w:w="1500" w:type="dxa"/>
            <w:tcMar>
              <w:top w:w="60" w:type="dxa"/>
              <w:left w:w="80" w:type="dxa"/>
              <w:bottom w:w="60" w:type="dxa"/>
              <w:right w:w="80" w:type="dxa"/>
            </w:tcMar>
            <w:vAlign w:val="center"/>
          </w:tcPr>
          <w:p w14:paraId="6553CA43" w14:textId="77777777" w:rsidR="0055485A" w:rsidRDefault="00000000">
            <w:pPr>
              <w:spacing w:after="40"/>
            </w:pPr>
            <w:r>
              <w:rPr>
                <w:sz w:val="20"/>
                <w:szCs w:val="20"/>
              </w:rPr>
              <w:t>50</w:t>
            </w:r>
          </w:p>
        </w:tc>
      </w:tr>
      <w:tr w:rsidR="0055485A" w14:paraId="44523106" w14:textId="77777777">
        <w:tc>
          <w:tcPr>
            <w:tcW w:w="800" w:type="dxa"/>
            <w:tcMar>
              <w:top w:w="60" w:type="dxa"/>
              <w:left w:w="80" w:type="dxa"/>
              <w:bottom w:w="60" w:type="dxa"/>
              <w:right w:w="80" w:type="dxa"/>
            </w:tcMar>
            <w:vAlign w:val="center"/>
          </w:tcPr>
          <w:p w14:paraId="7BC5E63F" w14:textId="77777777" w:rsidR="0055485A" w:rsidRDefault="00000000">
            <w:pPr>
              <w:spacing w:after="40"/>
            </w:pPr>
            <w:r>
              <w:rPr>
                <w:sz w:val="20"/>
                <w:szCs w:val="20"/>
              </w:rPr>
              <w:t>4</w:t>
            </w:r>
          </w:p>
        </w:tc>
        <w:tc>
          <w:tcPr>
            <w:tcW w:w="3900" w:type="dxa"/>
            <w:tcMar>
              <w:top w:w="60" w:type="dxa"/>
              <w:left w:w="80" w:type="dxa"/>
              <w:bottom w:w="60" w:type="dxa"/>
              <w:right w:w="80" w:type="dxa"/>
            </w:tcMar>
            <w:vAlign w:val="center"/>
          </w:tcPr>
          <w:p w14:paraId="721EFD83" w14:textId="77777777" w:rsidR="0055485A" w:rsidRDefault="00000000">
            <w:pPr>
              <w:spacing w:after="40"/>
            </w:pPr>
            <w:r>
              <w:rPr>
                <w:sz w:val="20"/>
                <w:szCs w:val="20"/>
              </w:rPr>
              <w:t>Validación experimental en el laboratorio de la UJI e integración final (gesto «casa»)</w:t>
            </w:r>
          </w:p>
        </w:tc>
        <w:tc>
          <w:tcPr>
            <w:tcW w:w="2200" w:type="dxa"/>
            <w:tcMar>
              <w:top w:w="60" w:type="dxa"/>
              <w:left w:w="80" w:type="dxa"/>
              <w:bottom w:w="60" w:type="dxa"/>
              <w:right w:w="80" w:type="dxa"/>
            </w:tcMar>
            <w:vAlign w:val="center"/>
          </w:tcPr>
          <w:p w14:paraId="29F089E5" w14:textId="77777777" w:rsidR="0055485A" w:rsidRDefault="00000000">
            <w:pPr>
              <w:spacing w:after="40"/>
            </w:pPr>
            <w:r>
              <w:rPr>
                <w:sz w:val="20"/>
                <w:szCs w:val="20"/>
              </w:rPr>
              <w:t>Junio–septiembre 2026</w:t>
            </w:r>
          </w:p>
        </w:tc>
        <w:tc>
          <w:tcPr>
            <w:tcW w:w="1600" w:type="dxa"/>
            <w:tcMar>
              <w:top w:w="60" w:type="dxa"/>
              <w:left w:w="80" w:type="dxa"/>
              <w:bottom w:w="60" w:type="dxa"/>
              <w:right w:w="80" w:type="dxa"/>
            </w:tcMar>
            <w:vAlign w:val="center"/>
          </w:tcPr>
          <w:p w14:paraId="0BE6E10C" w14:textId="77777777" w:rsidR="0055485A" w:rsidRDefault="00000000">
            <w:pPr>
              <w:spacing w:after="40"/>
            </w:pPr>
            <w:r>
              <w:rPr>
                <w:sz w:val="20"/>
                <w:szCs w:val="20"/>
              </w:rPr>
              <w:t>Completada</w:t>
            </w:r>
          </w:p>
        </w:tc>
        <w:tc>
          <w:tcPr>
            <w:tcW w:w="1500" w:type="dxa"/>
            <w:tcMar>
              <w:top w:w="60" w:type="dxa"/>
              <w:left w:w="80" w:type="dxa"/>
              <w:bottom w:w="60" w:type="dxa"/>
              <w:right w:w="80" w:type="dxa"/>
            </w:tcMar>
            <w:vAlign w:val="center"/>
          </w:tcPr>
          <w:p w14:paraId="33544E72" w14:textId="77777777" w:rsidR="0055485A" w:rsidRDefault="00000000">
            <w:pPr>
              <w:spacing w:after="40"/>
            </w:pPr>
            <w:r>
              <w:rPr>
                <w:sz w:val="20"/>
                <w:szCs w:val="20"/>
              </w:rPr>
              <w:t>80</w:t>
            </w:r>
          </w:p>
        </w:tc>
      </w:tr>
      <w:tr w:rsidR="0055485A" w14:paraId="2702F1E4" w14:textId="77777777">
        <w:tc>
          <w:tcPr>
            <w:tcW w:w="800" w:type="dxa"/>
            <w:tcMar>
              <w:top w:w="60" w:type="dxa"/>
              <w:left w:w="80" w:type="dxa"/>
              <w:bottom w:w="60" w:type="dxa"/>
              <w:right w:w="80" w:type="dxa"/>
            </w:tcMar>
            <w:vAlign w:val="center"/>
          </w:tcPr>
          <w:p w14:paraId="202F8335" w14:textId="77777777" w:rsidR="0055485A" w:rsidRDefault="00000000">
            <w:pPr>
              <w:spacing w:after="40"/>
            </w:pPr>
            <w:r>
              <w:rPr>
                <w:sz w:val="20"/>
                <w:szCs w:val="20"/>
              </w:rPr>
              <w:t>5</w:t>
            </w:r>
          </w:p>
        </w:tc>
        <w:tc>
          <w:tcPr>
            <w:tcW w:w="3900" w:type="dxa"/>
            <w:tcMar>
              <w:top w:w="60" w:type="dxa"/>
              <w:left w:w="80" w:type="dxa"/>
              <w:bottom w:w="60" w:type="dxa"/>
              <w:right w:w="80" w:type="dxa"/>
            </w:tcMar>
            <w:vAlign w:val="center"/>
          </w:tcPr>
          <w:p w14:paraId="59C93B6E" w14:textId="77777777" w:rsidR="0055485A" w:rsidRDefault="00000000">
            <w:pPr>
              <w:spacing w:after="40"/>
            </w:pPr>
            <w:r>
              <w:rPr>
                <w:sz w:val="20"/>
                <w:szCs w:val="20"/>
              </w:rPr>
              <w:t>Cierre, memoria final y defensa</w:t>
            </w:r>
          </w:p>
        </w:tc>
        <w:tc>
          <w:tcPr>
            <w:tcW w:w="2200" w:type="dxa"/>
            <w:tcMar>
              <w:top w:w="60" w:type="dxa"/>
              <w:left w:w="80" w:type="dxa"/>
              <w:bottom w:w="60" w:type="dxa"/>
              <w:right w:w="80" w:type="dxa"/>
            </w:tcMar>
            <w:vAlign w:val="center"/>
          </w:tcPr>
          <w:p w14:paraId="17F9C720" w14:textId="77777777" w:rsidR="0055485A" w:rsidRDefault="00000000">
            <w:pPr>
              <w:spacing w:after="40"/>
            </w:pPr>
            <w:r>
              <w:rPr>
                <w:sz w:val="20"/>
                <w:szCs w:val="20"/>
              </w:rPr>
              <w:t>Agosto–septiembre 2026</w:t>
            </w:r>
          </w:p>
        </w:tc>
        <w:tc>
          <w:tcPr>
            <w:tcW w:w="1600" w:type="dxa"/>
            <w:tcMar>
              <w:top w:w="60" w:type="dxa"/>
              <w:left w:w="80" w:type="dxa"/>
              <w:bottom w:w="60" w:type="dxa"/>
              <w:right w:w="80" w:type="dxa"/>
            </w:tcMar>
            <w:vAlign w:val="center"/>
          </w:tcPr>
          <w:p w14:paraId="6458DA22" w14:textId="77777777" w:rsidR="0055485A" w:rsidRDefault="00000000">
            <w:pPr>
              <w:spacing w:after="40"/>
            </w:pPr>
            <w:r>
              <w:rPr>
                <w:sz w:val="20"/>
                <w:szCs w:val="20"/>
              </w:rPr>
              <w:t>En curso</w:t>
            </w:r>
          </w:p>
        </w:tc>
        <w:tc>
          <w:tcPr>
            <w:tcW w:w="1500" w:type="dxa"/>
            <w:tcMar>
              <w:top w:w="60" w:type="dxa"/>
              <w:left w:w="80" w:type="dxa"/>
              <w:bottom w:w="60" w:type="dxa"/>
              <w:right w:w="80" w:type="dxa"/>
            </w:tcMar>
            <w:vAlign w:val="center"/>
          </w:tcPr>
          <w:p w14:paraId="3FB53D71" w14:textId="77777777" w:rsidR="0055485A" w:rsidRDefault="00000000">
            <w:pPr>
              <w:spacing w:after="40"/>
            </w:pPr>
            <w:r>
              <w:rPr>
                <w:sz w:val="20"/>
                <w:szCs w:val="20"/>
              </w:rPr>
              <w:t>90</w:t>
            </w:r>
          </w:p>
        </w:tc>
      </w:tr>
      <w:tr w:rsidR="0055485A" w14:paraId="3B1CC762" w14:textId="77777777">
        <w:tc>
          <w:tcPr>
            <w:tcW w:w="800" w:type="dxa"/>
            <w:tcMar>
              <w:top w:w="60" w:type="dxa"/>
              <w:left w:w="80" w:type="dxa"/>
              <w:bottom w:w="60" w:type="dxa"/>
              <w:right w:w="80" w:type="dxa"/>
            </w:tcMar>
            <w:vAlign w:val="center"/>
          </w:tcPr>
          <w:p w14:paraId="37068980" w14:textId="77777777" w:rsidR="0055485A" w:rsidRDefault="0055485A">
            <w:pPr>
              <w:spacing w:after="40"/>
            </w:pPr>
          </w:p>
        </w:tc>
        <w:tc>
          <w:tcPr>
            <w:tcW w:w="3900" w:type="dxa"/>
            <w:tcMar>
              <w:top w:w="60" w:type="dxa"/>
              <w:left w:w="80" w:type="dxa"/>
              <w:bottom w:w="60" w:type="dxa"/>
              <w:right w:w="80" w:type="dxa"/>
            </w:tcMar>
            <w:vAlign w:val="center"/>
          </w:tcPr>
          <w:p w14:paraId="10D5CCE5" w14:textId="77777777" w:rsidR="0055485A" w:rsidRDefault="00000000">
            <w:pPr>
              <w:spacing w:after="40"/>
            </w:pPr>
            <w:proofErr w:type="gramStart"/>
            <w:r>
              <w:rPr>
                <w:b/>
                <w:bCs/>
                <w:sz w:val="20"/>
                <w:szCs w:val="20"/>
              </w:rPr>
              <w:t>Total</w:t>
            </w:r>
            <w:proofErr w:type="gramEnd"/>
            <w:r>
              <w:rPr>
                <w:b/>
                <w:bCs/>
                <w:sz w:val="20"/>
                <w:szCs w:val="20"/>
              </w:rPr>
              <w:t xml:space="preserve"> estimado</w:t>
            </w:r>
          </w:p>
        </w:tc>
        <w:tc>
          <w:tcPr>
            <w:tcW w:w="2200" w:type="dxa"/>
            <w:tcMar>
              <w:top w:w="60" w:type="dxa"/>
              <w:left w:w="80" w:type="dxa"/>
              <w:bottom w:w="60" w:type="dxa"/>
              <w:right w:w="80" w:type="dxa"/>
            </w:tcMar>
            <w:vAlign w:val="center"/>
          </w:tcPr>
          <w:p w14:paraId="7522150D" w14:textId="77777777" w:rsidR="0055485A" w:rsidRDefault="0055485A">
            <w:pPr>
              <w:spacing w:after="40"/>
            </w:pPr>
          </w:p>
        </w:tc>
        <w:tc>
          <w:tcPr>
            <w:tcW w:w="1600" w:type="dxa"/>
            <w:tcMar>
              <w:top w:w="60" w:type="dxa"/>
              <w:left w:w="80" w:type="dxa"/>
              <w:bottom w:w="60" w:type="dxa"/>
              <w:right w:w="80" w:type="dxa"/>
            </w:tcMar>
            <w:vAlign w:val="center"/>
          </w:tcPr>
          <w:p w14:paraId="378E85D7" w14:textId="77777777" w:rsidR="0055485A" w:rsidRDefault="0055485A">
            <w:pPr>
              <w:spacing w:after="40"/>
            </w:pPr>
          </w:p>
        </w:tc>
        <w:tc>
          <w:tcPr>
            <w:tcW w:w="1500" w:type="dxa"/>
            <w:tcMar>
              <w:top w:w="60" w:type="dxa"/>
              <w:left w:w="80" w:type="dxa"/>
              <w:bottom w:w="60" w:type="dxa"/>
              <w:right w:w="80" w:type="dxa"/>
            </w:tcMar>
            <w:vAlign w:val="center"/>
          </w:tcPr>
          <w:p w14:paraId="71B15528" w14:textId="77777777" w:rsidR="0055485A" w:rsidRDefault="00000000">
            <w:pPr>
              <w:spacing w:after="40"/>
            </w:pPr>
            <w:r>
              <w:rPr>
                <w:b/>
                <w:bCs/>
                <w:sz w:val="20"/>
                <w:szCs w:val="20"/>
              </w:rPr>
              <w:t>350</w:t>
            </w:r>
          </w:p>
        </w:tc>
      </w:tr>
    </w:tbl>
    <w:p w14:paraId="5A19CB26" w14:textId="77777777" w:rsidR="0055485A" w:rsidRDefault="00000000">
      <w:pPr>
        <w:spacing w:after="120" w:line="276" w:lineRule="auto"/>
        <w:jc w:val="both"/>
      </w:pPr>
      <w:r>
        <w:t xml:space="preserve">Las tareas de validación </w:t>
      </w:r>
      <w:del w:id="91" w:author="Claude" w:date="2026-10-14T12:00:00Z">
        <w:r>
          <w:delText>no completadas</w:delText>
        </w:r>
      </w:del>
      <w:ins w:id="92" w:author="Claude" w:date="2026-10-14T12:00:00Z">
        <w:r>
          <w:t>que no se completaron</w:t>
        </w:r>
      </w:ins>
      <w:r>
        <w:t xml:space="preserve"> dentro del calendario disponible se </w:t>
      </w:r>
      <w:del w:id="93" w:author="Claude" w:date="2026-10-14T12:00:00Z">
        <w:r>
          <w:delText>documentan</w:delText>
        </w:r>
      </w:del>
      <w:ins w:id="94" w:author="Claude" w:date="2026-10-14T12:00:00Z">
        <w:r>
          <w:t>recogen</w:t>
        </w:r>
      </w:ins>
      <w:r>
        <w:t xml:space="preserve"> como trabajo futuro en el </w:t>
      </w:r>
      <w:del w:id="95" w:author="Claude" w:date="2026-10-14T12:00:00Z">
        <w:r>
          <w:delText>Capítulo 5.</w:delText>
        </w:r>
      </w:del>
      <w:ins w:id="96" w:author="Claude" w:date="2026-10-14T12:00:00Z">
        <w:r>
          <w:t>apartado 5.10.</w:t>
        </w:r>
      </w:ins>
    </w:p>
    <w:p w14:paraId="2A9354C3" w14:textId="77777777" w:rsidR="0055485A" w:rsidRDefault="00000000">
      <w:pPr>
        <w:pStyle w:val="Ttulo2"/>
        <w:spacing w:before="240" w:after="80"/>
      </w:pPr>
      <w:del w:id="97" w:author="Claude" w:date="2026-10-14T12:00:00Z">
        <w:r>
          <w:delText>1.5</w:delText>
        </w:r>
      </w:del>
      <w:ins w:id="98" w:author="Claude" w:date="2026-10-14T12:00:00Z">
        <w:r>
          <w:t>1.6</w:t>
        </w:r>
      </w:ins>
      <w:r>
        <w:t xml:space="preserve"> Estimación de costes</w:t>
      </w:r>
    </w:p>
    <w:p w14:paraId="71277C27" w14:textId="0FD099D4" w:rsidR="0055485A" w:rsidRDefault="00000000">
      <w:pPr>
        <w:spacing w:before="240" w:after="80"/>
      </w:pPr>
      <w:r>
        <w:t>La Tabla 1.2 estima el coste del proyecto. El hardware ya estaba disponible en el laboratorio de robótica de la UJI y no se adquirió para este TFM, por lo que se indica su valor de mercado aproximado y el coste imputable al proyecto por amortización, suponiendo una vida útil de cinco años y un uso de cinco meses (de mayo a septiembre de 2026), es decir, un 8,3 % de su valor. Todo el software utilizado es de código abierto. La partida de personal parte de la carga oficial del TFM, de 14 créditos ECTS: con la equivalencia mínima de 25 horas por crédito que fija el Real Decreto 1125/2003, supone unas 350 horas, repartidas por fases según la Tabla 1.1. Se valora a 15 €/h, un coste de referencia para un ingeniero junior. Las horas son una estimación coherente con las sesiones documentadas en el Apéndice B, no un registro exacto.</w:t>
      </w:r>
    </w:p>
    <w:p w14:paraId="12D2D0AB" w14:textId="77777777" w:rsidR="0055485A" w:rsidRDefault="00000000">
      <w:pPr>
        <w:spacing w:before="240" w:after="80"/>
      </w:pPr>
      <w:r>
        <w:rPr>
          <w:b/>
          <w:bCs/>
        </w:rPr>
        <w:t>Tabla 1.2</w:t>
      </w:r>
      <w:r>
        <w:rPr>
          <w:b/>
          <w:bCs/>
        </w:rPr>
        <w:br/>
      </w:r>
      <w:r>
        <w:rPr>
          <w:i/>
          <w:iCs/>
        </w:rPr>
        <w:t>Estimación de costes del proyecto.</w:t>
      </w:r>
    </w:p>
    <w:p w14:paraId="5F3A1954" w14:textId="77777777" w:rsidR="0055485A" w:rsidRDefault="0055485A">
      <w:pPr>
        <w:spacing w:after="120" w:line="276" w:lineRule="auto"/>
        <w:jc w:val="both"/>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0"/>
        <w:gridCol w:w="2231"/>
        <w:gridCol w:w="2231"/>
      </w:tblGrid>
      <w:tr w:rsidR="0055485A" w14:paraId="66B786B5" w14:textId="77777777">
        <w:tc>
          <w:tcPr>
            <w:tcW w:w="4600" w:type="dxa"/>
          </w:tcPr>
          <w:p w14:paraId="52EA8E58" w14:textId="77777777" w:rsidR="0055485A" w:rsidRDefault="00000000">
            <w:r>
              <w:rPr>
                <w:b/>
                <w:bCs/>
              </w:rPr>
              <w:t>Partida</w:t>
            </w:r>
          </w:p>
        </w:tc>
        <w:tc>
          <w:tcPr>
            <w:tcW w:w="2231" w:type="dxa"/>
          </w:tcPr>
          <w:p w14:paraId="0B63B637" w14:textId="77777777" w:rsidR="0055485A" w:rsidRDefault="00000000">
            <w:r>
              <w:rPr>
                <w:b/>
                <w:bCs/>
              </w:rPr>
              <w:t>Valor de mercado</w:t>
            </w:r>
          </w:p>
        </w:tc>
        <w:tc>
          <w:tcPr>
            <w:tcW w:w="2231" w:type="dxa"/>
          </w:tcPr>
          <w:p w14:paraId="0B521335" w14:textId="77777777" w:rsidR="0055485A" w:rsidRDefault="00000000">
            <w:r>
              <w:rPr>
                <w:b/>
                <w:bCs/>
              </w:rPr>
              <w:t>Coste imputado al proyecto</w:t>
            </w:r>
          </w:p>
        </w:tc>
      </w:tr>
      <w:tr w:rsidR="0055485A" w14:paraId="762D41A4" w14:textId="77777777">
        <w:tc>
          <w:tcPr>
            <w:tcW w:w="4600" w:type="dxa"/>
          </w:tcPr>
          <w:p w14:paraId="29B7BF46" w14:textId="77777777" w:rsidR="0055485A" w:rsidRDefault="00000000">
            <w:proofErr w:type="spellStart"/>
            <w:r>
              <w:t>TurtleBot</w:t>
            </w:r>
            <w:proofErr w:type="spellEnd"/>
            <w:r>
              <w:t xml:space="preserve"> 2 (base </w:t>
            </w:r>
            <w:proofErr w:type="spellStart"/>
            <w:r>
              <w:t>Kobuki</w:t>
            </w:r>
            <w:proofErr w:type="spellEnd"/>
            <w:r>
              <w:t xml:space="preserve"> y estructura)</w:t>
            </w:r>
          </w:p>
        </w:tc>
        <w:tc>
          <w:tcPr>
            <w:tcW w:w="2231" w:type="dxa"/>
          </w:tcPr>
          <w:p w14:paraId="09319B07" w14:textId="77777777" w:rsidR="0055485A" w:rsidRDefault="00000000">
            <w:r>
              <w:t>~1000 €</w:t>
            </w:r>
          </w:p>
        </w:tc>
        <w:tc>
          <w:tcPr>
            <w:tcW w:w="2231" w:type="dxa"/>
          </w:tcPr>
          <w:p w14:paraId="4F1510AB" w14:textId="77777777" w:rsidR="0055485A" w:rsidRDefault="00000000">
            <w:r>
              <w:t>~83 €</w:t>
            </w:r>
          </w:p>
        </w:tc>
      </w:tr>
      <w:tr w:rsidR="0055485A" w14:paraId="2C58B278" w14:textId="77777777">
        <w:tc>
          <w:tcPr>
            <w:tcW w:w="4600" w:type="dxa"/>
          </w:tcPr>
          <w:p w14:paraId="413C2265" w14:textId="77777777" w:rsidR="0055485A" w:rsidRDefault="00000000">
            <w:proofErr w:type="spellStart"/>
            <w:r>
              <w:t>LiDAR</w:t>
            </w:r>
            <w:proofErr w:type="spellEnd"/>
            <w:r>
              <w:t xml:space="preserve"> RPLIDAR A2M8</w:t>
            </w:r>
          </w:p>
        </w:tc>
        <w:tc>
          <w:tcPr>
            <w:tcW w:w="2231" w:type="dxa"/>
          </w:tcPr>
          <w:p w14:paraId="3B00533C" w14:textId="77777777" w:rsidR="0055485A" w:rsidRDefault="00000000">
            <w:r>
              <w:t>~385 €</w:t>
            </w:r>
          </w:p>
        </w:tc>
        <w:tc>
          <w:tcPr>
            <w:tcW w:w="2231" w:type="dxa"/>
          </w:tcPr>
          <w:p w14:paraId="1685F6C5" w14:textId="77777777" w:rsidR="0055485A" w:rsidRDefault="00000000">
            <w:r>
              <w:t>~32 €</w:t>
            </w:r>
          </w:p>
        </w:tc>
      </w:tr>
      <w:tr w:rsidR="0055485A" w14:paraId="6240F4BB" w14:textId="77777777">
        <w:tc>
          <w:tcPr>
            <w:tcW w:w="4600" w:type="dxa"/>
          </w:tcPr>
          <w:p w14:paraId="61C36355" w14:textId="77777777" w:rsidR="0055485A" w:rsidRDefault="00000000">
            <w:r>
              <w:t>Unidad de cómputo embarcada (Intel NUC)</w:t>
            </w:r>
          </w:p>
        </w:tc>
        <w:tc>
          <w:tcPr>
            <w:tcW w:w="2231" w:type="dxa"/>
          </w:tcPr>
          <w:p w14:paraId="1FC6A77F" w14:textId="77777777" w:rsidR="0055485A" w:rsidRDefault="00000000">
            <w:r>
              <w:t>~400 €</w:t>
            </w:r>
          </w:p>
        </w:tc>
        <w:tc>
          <w:tcPr>
            <w:tcW w:w="2231" w:type="dxa"/>
          </w:tcPr>
          <w:p w14:paraId="23147108" w14:textId="77777777" w:rsidR="0055485A" w:rsidRDefault="00000000">
            <w:r>
              <w:t>~33 €</w:t>
            </w:r>
          </w:p>
        </w:tc>
      </w:tr>
      <w:tr w:rsidR="0055485A" w14:paraId="3DD97438" w14:textId="77777777">
        <w:tc>
          <w:tcPr>
            <w:tcW w:w="4600" w:type="dxa"/>
          </w:tcPr>
          <w:p w14:paraId="70F985F1" w14:textId="77777777" w:rsidR="0055485A" w:rsidRDefault="00000000">
            <w:r>
              <w:t>Cámara RGB (Logitech C270 / SPCA2650)</w:t>
            </w:r>
          </w:p>
        </w:tc>
        <w:tc>
          <w:tcPr>
            <w:tcW w:w="2231" w:type="dxa"/>
          </w:tcPr>
          <w:p w14:paraId="2F9470DA" w14:textId="77777777" w:rsidR="0055485A" w:rsidRDefault="00000000">
            <w:r>
              <w:t>~30 €</w:t>
            </w:r>
          </w:p>
        </w:tc>
        <w:tc>
          <w:tcPr>
            <w:tcW w:w="2231" w:type="dxa"/>
          </w:tcPr>
          <w:p w14:paraId="6CBA303D" w14:textId="77777777" w:rsidR="0055485A" w:rsidRDefault="00000000">
            <w:r>
              <w:t>~3 €</w:t>
            </w:r>
          </w:p>
        </w:tc>
      </w:tr>
      <w:tr w:rsidR="0055485A" w14:paraId="06D790BC" w14:textId="77777777">
        <w:tc>
          <w:tcPr>
            <w:tcW w:w="4600" w:type="dxa"/>
          </w:tcPr>
          <w:p w14:paraId="5A4C5D16" w14:textId="77777777" w:rsidR="0055485A" w:rsidRDefault="00000000">
            <w:r>
              <w:t xml:space="preserve">Software (ROS 2, SLAM </w:t>
            </w:r>
            <w:proofErr w:type="spellStart"/>
            <w:r>
              <w:t>Toolbox</w:t>
            </w:r>
            <w:proofErr w:type="spellEnd"/>
            <w:r>
              <w:t xml:space="preserve">, Nav2, </w:t>
            </w:r>
            <w:proofErr w:type="spellStart"/>
            <w:r>
              <w:t>MediaPipe</w:t>
            </w:r>
            <w:proofErr w:type="spellEnd"/>
            <w:r>
              <w:t xml:space="preserve">, </w:t>
            </w:r>
            <w:proofErr w:type="spellStart"/>
            <w:r>
              <w:t>OpenCV</w:t>
            </w:r>
            <w:proofErr w:type="spellEnd"/>
            <w:r>
              <w:t>, Python)</w:t>
            </w:r>
          </w:p>
        </w:tc>
        <w:tc>
          <w:tcPr>
            <w:tcW w:w="2231" w:type="dxa"/>
          </w:tcPr>
          <w:p w14:paraId="3E9BFF8A" w14:textId="77777777" w:rsidR="0055485A" w:rsidRDefault="00000000">
            <w:r>
              <w:t>0 € (código abierto)</w:t>
            </w:r>
          </w:p>
        </w:tc>
        <w:tc>
          <w:tcPr>
            <w:tcW w:w="2231" w:type="dxa"/>
          </w:tcPr>
          <w:p w14:paraId="01A73637" w14:textId="77777777" w:rsidR="0055485A" w:rsidRDefault="00000000">
            <w:r>
              <w:t>0 €</w:t>
            </w:r>
          </w:p>
        </w:tc>
      </w:tr>
      <w:tr w:rsidR="0055485A" w14:paraId="220F4BD2" w14:textId="77777777">
        <w:tc>
          <w:tcPr>
            <w:tcW w:w="4600" w:type="dxa"/>
          </w:tcPr>
          <w:p w14:paraId="16D82AFB" w14:textId="77777777" w:rsidR="0055485A" w:rsidRDefault="00000000">
            <w:r>
              <w:t>Personal: desarrollo y redacción (350 h × 15 €/h)</w:t>
            </w:r>
          </w:p>
        </w:tc>
        <w:tc>
          <w:tcPr>
            <w:tcW w:w="2231" w:type="dxa"/>
          </w:tcPr>
          <w:p w14:paraId="7DF5A460" w14:textId="77777777" w:rsidR="0055485A" w:rsidRDefault="00000000">
            <w:r>
              <w:t>—</w:t>
            </w:r>
          </w:p>
        </w:tc>
        <w:tc>
          <w:tcPr>
            <w:tcW w:w="2231" w:type="dxa"/>
          </w:tcPr>
          <w:p w14:paraId="53B0007B" w14:textId="77777777" w:rsidR="0055485A" w:rsidRDefault="00000000">
            <w:r>
              <w:t>5250 €</w:t>
            </w:r>
          </w:p>
        </w:tc>
      </w:tr>
      <w:tr w:rsidR="0055485A" w14:paraId="1C617256" w14:textId="77777777">
        <w:tc>
          <w:tcPr>
            <w:tcW w:w="4600" w:type="dxa"/>
          </w:tcPr>
          <w:p w14:paraId="3FDC88A9" w14:textId="77777777" w:rsidR="0055485A" w:rsidRDefault="00000000">
            <w:proofErr w:type="gramStart"/>
            <w:r>
              <w:rPr>
                <w:b/>
                <w:bCs/>
              </w:rPr>
              <w:t>Total</w:t>
            </w:r>
            <w:proofErr w:type="gramEnd"/>
            <w:r>
              <w:rPr>
                <w:b/>
                <w:bCs/>
              </w:rPr>
              <w:t xml:space="preserve"> aproximado</w:t>
            </w:r>
          </w:p>
        </w:tc>
        <w:tc>
          <w:tcPr>
            <w:tcW w:w="2231" w:type="dxa"/>
          </w:tcPr>
          <w:p w14:paraId="0A739F47" w14:textId="77777777" w:rsidR="0055485A" w:rsidRDefault="0055485A"/>
        </w:tc>
        <w:tc>
          <w:tcPr>
            <w:tcW w:w="2231" w:type="dxa"/>
          </w:tcPr>
          <w:p w14:paraId="10B21F24" w14:textId="77777777" w:rsidR="0055485A" w:rsidRDefault="00000000">
            <w:r>
              <w:rPr>
                <w:b/>
                <w:bCs/>
              </w:rPr>
              <w:t>~5400 €</w:t>
            </w:r>
          </w:p>
        </w:tc>
      </w:tr>
    </w:tbl>
    <w:p w14:paraId="616C00F1" w14:textId="1AF36088" w:rsidR="0055485A" w:rsidRDefault="00000000">
      <w:pPr>
        <w:pStyle w:val="Ttulo2"/>
        <w:spacing w:before="240" w:after="80"/>
      </w:pPr>
      <w:r>
        <w:lastRenderedPageBreak/>
        <w:t>1.7 Estructura de la memoria</w:t>
      </w:r>
    </w:p>
    <w:p w14:paraId="076D0422" w14:textId="77777777" w:rsidR="0055485A" w:rsidRDefault="00000000">
      <w:pPr>
        <w:spacing w:after="120" w:line="276" w:lineRule="auto"/>
        <w:jc w:val="both"/>
      </w:pPr>
      <w:r>
        <w:t>El resto de la memoria se organiza de la siguiente manera:</w:t>
      </w:r>
    </w:p>
    <w:p w14:paraId="7C443303" w14:textId="77777777" w:rsidR="0055485A" w:rsidRDefault="00000000">
      <w:pPr>
        <w:numPr>
          <w:ilvl w:val="0"/>
          <w:numId w:val="1"/>
        </w:numPr>
        <w:pBdr>
          <w:top w:val="nil"/>
          <w:left w:val="nil"/>
          <w:bottom w:val="nil"/>
          <w:right w:val="nil"/>
          <w:between w:val="nil"/>
        </w:pBdr>
        <w:spacing w:after="120" w:line="280" w:lineRule="auto"/>
      </w:pPr>
      <w:r>
        <w:rPr>
          <w:color w:val="000000"/>
        </w:rPr>
        <w:t>Capítulo 2 — Estado del arte: revisión bibliográfica conectada con las decisiones de diseño.</w:t>
      </w:r>
    </w:p>
    <w:p w14:paraId="5F65EFCD" w14:textId="77777777" w:rsidR="0055485A" w:rsidRDefault="00000000">
      <w:pPr>
        <w:numPr>
          <w:ilvl w:val="0"/>
          <w:numId w:val="1"/>
        </w:numPr>
        <w:pBdr>
          <w:top w:val="nil"/>
          <w:left w:val="nil"/>
          <w:bottom w:val="nil"/>
          <w:right w:val="nil"/>
          <w:between w:val="nil"/>
        </w:pBdr>
        <w:spacing w:after="120" w:line="280" w:lineRule="auto"/>
      </w:pPr>
      <w:r>
        <w:rPr>
          <w:color w:val="000000"/>
        </w:rPr>
        <w:t xml:space="preserve">Capítulo 3 — Arquitectura del sistema: introducción a ROS 2, nodos, </w:t>
      </w:r>
      <w:proofErr w:type="spellStart"/>
      <w:r>
        <w:rPr>
          <w:color w:val="000000"/>
        </w:rPr>
        <w:t>topics</w:t>
      </w:r>
      <w:proofErr w:type="spellEnd"/>
      <w:r>
        <w:rPr>
          <w:color w:val="000000"/>
        </w:rPr>
        <w:t xml:space="preserve"> y flujo de datos.</w:t>
      </w:r>
    </w:p>
    <w:p w14:paraId="64AD7319" w14:textId="77777777" w:rsidR="0055485A" w:rsidRDefault="00000000">
      <w:pPr>
        <w:numPr>
          <w:ilvl w:val="0"/>
          <w:numId w:val="1"/>
        </w:numPr>
        <w:pBdr>
          <w:top w:val="nil"/>
          <w:left w:val="nil"/>
          <w:bottom w:val="nil"/>
          <w:right w:val="nil"/>
          <w:between w:val="nil"/>
        </w:pBdr>
        <w:spacing w:after="120" w:line="280" w:lineRule="auto"/>
      </w:pPr>
      <w:r>
        <w:rPr>
          <w:color w:val="000000"/>
        </w:rPr>
        <w:t>Capítulo 4 — Implementación: algoritmos, fórmulas de control y estructura del paquete.</w:t>
      </w:r>
    </w:p>
    <w:p w14:paraId="6D2567F0" w14:textId="77777777" w:rsidR="0055485A" w:rsidRDefault="00000000">
      <w:pPr>
        <w:numPr>
          <w:ilvl w:val="0"/>
          <w:numId w:val="1"/>
        </w:numPr>
        <w:pBdr>
          <w:top w:val="nil"/>
          <w:left w:val="nil"/>
          <w:bottom w:val="nil"/>
          <w:right w:val="nil"/>
          <w:between w:val="nil"/>
        </w:pBdr>
        <w:spacing w:after="120" w:line="280" w:lineRule="auto"/>
      </w:pPr>
      <w:r>
        <w:rPr>
          <w:color w:val="000000"/>
        </w:rPr>
        <w:t>Capítulo 5 — Resultados y evaluación: análisis de los datos experimentales de la validación.</w:t>
      </w:r>
    </w:p>
    <w:p w14:paraId="4F114491" w14:textId="19275F95" w:rsidR="0055485A" w:rsidRDefault="00000000">
      <w:pPr>
        <w:numPr>
          <w:ilvl w:val="0"/>
          <w:numId w:val="1"/>
        </w:numPr>
        <w:pBdr>
          <w:top w:val="nil"/>
          <w:left w:val="nil"/>
          <w:bottom w:val="nil"/>
          <w:right w:val="nil"/>
          <w:between w:val="nil"/>
        </w:pBdr>
        <w:spacing w:after="120" w:line="280" w:lineRule="auto"/>
      </w:pPr>
      <w:r>
        <w:rPr>
          <w:color w:val="000000"/>
        </w:rPr>
        <w:t>Capítulo 6 — Conclusiones: grado de cumplimiento de los objetivos, aportaciones, lecciones aprendidas y líneas futuras.</w:t>
      </w:r>
    </w:p>
    <w:p w14:paraId="64805B8B" w14:textId="425CF3C4" w:rsidR="0055485A" w:rsidRDefault="00000000">
      <w:pPr>
        <w:numPr>
          <w:ilvl w:val="0"/>
          <w:numId w:val="1"/>
        </w:numPr>
        <w:pBdr>
          <w:top w:val="nil"/>
          <w:left w:val="nil"/>
          <w:bottom w:val="nil"/>
          <w:right w:val="nil"/>
          <w:between w:val="nil"/>
        </w:pBdr>
        <w:spacing w:after="120" w:line="280" w:lineRule="auto"/>
      </w:pPr>
      <w:r>
        <w:rPr>
          <w:color w:val="000000"/>
        </w:rPr>
        <w:t>Bibliografía: referencias citadas a lo largo de la memoria.</w:t>
      </w:r>
    </w:p>
    <w:p w14:paraId="2B44E0C7" w14:textId="77777777" w:rsidR="0055485A" w:rsidRDefault="00000000">
      <w:pPr>
        <w:numPr>
          <w:ilvl w:val="0"/>
          <w:numId w:val="1"/>
        </w:numPr>
        <w:pBdr>
          <w:top w:val="nil"/>
          <w:left w:val="nil"/>
          <w:bottom w:val="nil"/>
          <w:right w:val="nil"/>
          <w:between w:val="nil"/>
        </w:pBdr>
        <w:spacing w:after="120" w:line="280" w:lineRule="auto"/>
      </w:pPr>
      <w:r>
        <w:rPr>
          <w:color w:val="000000"/>
        </w:rPr>
        <w:t>Apéndice A — Herramientas de IA: declaración de su uso como apoyo al desarrollo.</w:t>
      </w:r>
    </w:p>
    <w:p w14:paraId="0C7000BF" w14:textId="77777777" w:rsidR="0055485A" w:rsidRDefault="00000000">
      <w:pPr>
        <w:numPr>
          <w:ilvl w:val="0"/>
          <w:numId w:val="1"/>
        </w:numPr>
        <w:pBdr>
          <w:top w:val="nil"/>
          <w:left w:val="nil"/>
          <w:bottom w:val="nil"/>
          <w:right w:val="nil"/>
          <w:between w:val="nil"/>
        </w:pBdr>
        <w:spacing w:after="120" w:line="280" w:lineRule="auto"/>
      </w:pPr>
      <w:r>
        <w:rPr>
          <w:color w:val="000000"/>
        </w:rPr>
        <w:t>Apéndice B — Diario de desarrollo: registro cronológico del progreso técnico.</w:t>
      </w:r>
    </w:p>
    <w:p w14:paraId="3FD959AE" w14:textId="77777777" w:rsidR="0055485A" w:rsidRDefault="00000000">
      <w:pPr>
        <w:spacing w:after="120" w:line="276" w:lineRule="auto"/>
        <w:jc w:val="both"/>
      </w:pPr>
      <w:r>
        <w:t>El código fuente del sistema, los ficheros de configuración y los scripts de validación están disponibles en el repositorio público del proyecto, https://github.com/juanitomuro1999/TFM_JUAN (Muñoz Rovira, 2026).</w:t>
      </w:r>
    </w:p>
    <w:p w14:paraId="10524E31" w14:textId="77777777" w:rsidR="0055485A" w:rsidRDefault="00000000">
      <w:pPr>
        <w:pStyle w:val="Ttulo1"/>
        <w:spacing w:before="240" w:after="160"/>
        <w:jc w:val="center"/>
      </w:pPr>
      <w:r>
        <w:t>Capítulo 2 — Estado del arte</w:t>
      </w:r>
    </w:p>
    <w:p w14:paraId="408E6972" w14:textId="77777777" w:rsidR="0055485A" w:rsidRDefault="00000000">
      <w:pPr>
        <w:pStyle w:val="Ttulo2"/>
        <w:spacing w:before="240" w:after="80"/>
      </w:pPr>
      <w:r>
        <w:t>2.1 Introducción y alcance del capítulo</w:t>
      </w:r>
    </w:p>
    <w:p w14:paraId="3270045F" w14:textId="77777777" w:rsidR="0055485A" w:rsidRDefault="00000000">
      <w:pPr>
        <w:spacing w:after="120" w:line="276" w:lineRule="auto"/>
        <w:jc w:val="both"/>
      </w:pPr>
      <w:r>
        <w:t xml:space="preserve">Este capítulo </w:t>
      </w:r>
      <w:del w:id="99" w:author="Claude" w:date="2026-10-14T12:00:00Z">
        <w:r>
          <w:delText>pone en</w:delText>
        </w:r>
      </w:del>
      <w:ins w:id="100" w:author="Claude" w:date="2026-10-14T12:00:00Z">
        <w:r>
          <w:t>sitúa en su</w:t>
        </w:r>
      </w:ins>
      <w:r>
        <w:t xml:space="preserve"> contexto las decisiones </w:t>
      </w:r>
      <w:del w:id="101" w:author="Claude" w:date="2026-10-14T12:00:00Z">
        <w:r>
          <w:delText>del Capítulo 3. Repasa el trabajo previo de cada área,</w:delText>
        </w:r>
      </w:del>
      <w:ins w:id="102" w:author="Claude" w:date="2026-10-14T12:00:00Z">
        <w:r>
          <w:t>de diseño que se describen en los Capítulos 3 y 4. Para cada área se repasan los trabajos más relevantes y se indica qué opción se ha tomado en este proyecto y por qué,</w:t>
        </w:r>
      </w:ins>
      <w:r>
        <w:t xml:space="preserve"> sin pretender</w:t>
      </w:r>
      <w:del w:id="103" w:author="Claude" w:date="2026-10-14T12:00:00Z">
        <w:r>
          <w:delText xml:space="preserve"> ser</w:delText>
        </w:r>
      </w:del>
      <w:r>
        <w:t xml:space="preserve"> una revisión exhaustiva.</w:t>
      </w:r>
    </w:p>
    <w:p w14:paraId="0E646EB5" w14:textId="77777777" w:rsidR="0055485A" w:rsidRDefault="00000000">
      <w:pPr>
        <w:pStyle w:val="Ttulo2"/>
        <w:spacing w:before="240" w:after="80"/>
      </w:pPr>
      <w:r>
        <w:t>2.2 Sistemas de seguimiento de personas con robots móviles</w:t>
      </w:r>
    </w:p>
    <w:p w14:paraId="3DF7C017" w14:textId="77777777" w:rsidR="0055485A" w:rsidRDefault="00000000">
      <w:pPr>
        <w:spacing w:after="120" w:line="276" w:lineRule="auto"/>
        <w:jc w:val="both"/>
      </w:pPr>
      <w:r>
        <w:t xml:space="preserve">El seguimiento de personas </w:t>
      </w:r>
      <w:del w:id="104" w:author="Claude" w:date="2026-10-14T12:00:00Z">
        <w:r>
          <w:delText>(person-following)</w:delText>
        </w:r>
      </w:del>
      <w:ins w:id="105" w:author="Claude" w:date="2026-10-14T12:00:00Z">
        <w:r>
          <w:t>(</w:t>
        </w:r>
        <w:proofErr w:type="spellStart"/>
        <w:r>
          <w:rPr>
            <w:i/>
            <w:iCs/>
          </w:rPr>
          <w:t>person</w:t>
        </w:r>
        <w:proofErr w:type="spellEnd"/>
        <w:r>
          <w:rPr>
            <w:i/>
            <w:iCs/>
          </w:rPr>
          <w:t xml:space="preserve"> </w:t>
        </w:r>
        <w:proofErr w:type="spellStart"/>
        <w:r>
          <w:rPr>
            <w:i/>
            <w:iCs/>
          </w:rPr>
          <w:t>following</w:t>
        </w:r>
        <w:proofErr w:type="spellEnd"/>
        <w:r>
          <w:t>)</w:t>
        </w:r>
      </w:ins>
      <w:r>
        <w:t xml:space="preserve"> es un problema clásico de </w:t>
      </w:r>
      <w:ins w:id="106" w:author="Claude" w:date="2026-10-14T12:00:00Z">
        <w:r>
          <w:t xml:space="preserve">la </w:t>
        </w:r>
      </w:ins>
      <w:r>
        <w:t xml:space="preserve">robótica de </w:t>
      </w:r>
      <w:del w:id="107" w:author="Claude" w:date="2026-10-14T12:00:00Z">
        <w:r>
          <w:delText>servicio,</w:delText>
        </w:r>
      </w:del>
      <w:ins w:id="108" w:author="Claude" w:date="2026-10-14T12:00:00Z">
        <w:r>
          <w:t>servicio</w:t>
        </w:r>
      </w:ins>
      <w:r>
        <w:t xml:space="preserve"> que combina percepción, estimación de estado y control </w:t>
      </w:r>
      <w:del w:id="109" w:author="Claude" w:date="2026-10-14T12:00:00Z">
        <w:r>
          <w:delText>de</w:delText>
        </w:r>
      </w:del>
      <w:ins w:id="110" w:author="Claude" w:date="2026-10-14T12:00:00Z">
        <w:r>
          <w:t>del</w:t>
        </w:r>
      </w:ins>
      <w:r>
        <w:t xml:space="preserve"> movimiento. </w:t>
      </w:r>
      <w:del w:id="111" w:author="Claude" w:date="2026-10-14T12:00:00Z">
        <w:r>
          <w:delText xml:space="preserve">Con solo </w:delText>
        </w:r>
      </w:del>
      <w:ins w:id="112" w:author="Claude" w:date="2026-10-14T12:00:00Z">
        <w:r>
          <w:t xml:space="preserve">Los sistemas basados solo en </w:t>
        </w:r>
      </w:ins>
      <w:proofErr w:type="spellStart"/>
      <w:r>
        <w:t>LiDAR</w:t>
      </w:r>
      <w:proofErr w:type="spellEnd"/>
      <w:r>
        <w:t xml:space="preserve"> </w:t>
      </w:r>
      <w:del w:id="113" w:author="Claude" w:date="2026-10-14T12:00:00Z">
        <w:r>
          <w:delText>se aprovecha</w:delText>
        </w:r>
      </w:del>
      <w:ins w:id="114" w:author="Claude" w:date="2026-10-14T12:00:00Z">
        <w:r>
          <w:t>aprovechan</w:t>
        </w:r>
      </w:ins>
      <w:r>
        <w:t xml:space="preserve"> la geometría de las piernas y no </w:t>
      </w:r>
      <w:del w:id="115" w:author="Claude" w:date="2026-10-14T12:00:00Z">
        <w:r>
          <w:delText>molesta la luz, pero se confunden</w:delText>
        </w:r>
      </w:del>
      <w:ins w:id="116" w:author="Claude" w:date="2026-10-14T12:00:00Z">
        <w:r>
          <w:t>dependen de la iluminación, pero pueden confundir con piernas</w:t>
        </w:r>
      </w:ins>
      <w:r>
        <w:t xml:space="preserve"> las patas de una silla o una columna </w:t>
      </w:r>
      <w:del w:id="117" w:author="Claude" w:date="2026-10-14T12:00:00Z">
        <w:r>
          <w:delText xml:space="preserve">con piernas. Con solo </w:delText>
        </w:r>
      </w:del>
      <w:ins w:id="118" w:author="Claude" w:date="2026-10-14T12:00:00Z">
        <w:r>
          <w:t xml:space="preserve">estrecha. Los basados solo en </w:t>
        </w:r>
      </w:ins>
      <w:r>
        <w:t xml:space="preserve">cámara </w:t>
      </w:r>
      <w:del w:id="119" w:author="Claude" w:date="2026-10-14T12:00:00Z">
        <w:r>
          <w:delText>se saca</w:delText>
        </w:r>
      </w:del>
      <w:ins w:id="120" w:author="Claude" w:date="2026-10-14T12:00:00Z">
        <w:r>
          <w:t>obtienen</w:t>
        </w:r>
      </w:ins>
      <w:r>
        <w:t xml:space="preserve"> mucha</w:t>
      </w:r>
      <w:ins w:id="121" w:author="Claude" w:date="2026-10-14T12:00:00Z">
        <w:r>
          <w:t xml:space="preserve"> más</w:t>
        </w:r>
      </w:ins>
      <w:r>
        <w:t xml:space="preserve"> información (gestos, identidad, </w:t>
      </w:r>
      <w:del w:id="122" w:author="Claude" w:date="2026-10-14T12:00:00Z">
        <w:r>
          <w:delText>orientación), pero cuesta con</w:delText>
        </w:r>
      </w:del>
      <w:ins w:id="123" w:author="Claude" w:date="2026-10-14T12:00:00Z">
        <w:r>
          <w:t>orientación del cuerpo), a cambio de ser sensibles a</w:t>
        </w:r>
      </w:ins>
      <w:r>
        <w:t xml:space="preserve"> las oclusiones,</w:t>
      </w:r>
      <w:ins w:id="124" w:author="Claude" w:date="2026-10-14T12:00:00Z">
        <w:r>
          <w:t xml:space="preserve"> a</w:t>
        </w:r>
      </w:ins>
      <w:r>
        <w:t xml:space="preserve"> la poca luz y</w:t>
      </w:r>
      <w:ins w:id="125" w:author="Claude" w:date="2026-10-14T12:00:00Z">
        <w:r>
          <w:t xml:space="preserve"> a</w:t>
        </w:r>
      </w:ins>
      <w:r>
        <w:t xml:space="preserve"> un campo de visión limitado. La fusión </w:t>
      </w:r>
      <w:del w:id="126" w:author="Claude" w:date="2026-10-14T12:00:00Z">
        <w:r>
          <w:delText>intenta quedarse con lo bueno de cada una:</w:delText>
        </w:r>
      </w:del>
      <w:ins w:id="127" w:author="Claude" w:date="2026-10-14T12:00:00Z">
        <w:r>
          <w:t>de ambos sensores busca combinar sus ventajas:</w:t>
        </w:r>
      </w:ins>
      <w:r>
        <w:t xml:space="preserve"> Sarmento et al. (2024) fusionan </w:t>
      </w:r>
      <w:ins w:id="128" w:author="Claude" w:date="2026-10-14T12:00:00Z">
        <w:r>
          <w:t xml:space="preserve">sensores de </w:t>
        </w:r>
      </w:ins>
      <w:r>
        <w:t>tiempo de vuelo con</w:t>
      </w:r>
      <w:ins w:id="129" w:author="Claude" w:date="2026-10-14T12:00:00Z">
        <w:r>
          <w:t xml:space="preserve"> una</w:t>
        </w:r>
      </w:ins>
      <w:r>
        <w:t xml:space="preserve"> cámara monocular, y </w:t>
      </w:r>
      <w:proofErr w:type="spellStart"/>
      <w:r>
        <w:t>Kitamoto</w:t>
      </w:r>
      <w:proofErr w:type="spellEnd"/>
      <w:r>
        <w:t xml:space="preserve"> et al. (2025) proponen </w:t>
      </w:r>
      <w:ins w:id="130" w:author="Claude" w:date="2026-10-14T12:00:00Z">
        <w:r>
          <w:t xml:space="preserve">un </w:t>
        </w:r>
      </w:ins>
      <w:r>
        <w:t xml:space="preserve">seguimiento </w:t>
      </w:r>
      <w:del w:id="131" w:author="Claude" w:date="2026-10-14T12:00:00Z">
        <w:r>
          <w:delText>con</w:delText>
        </w:r>
      </w:del>
      <w:ins w:id="132" w:author="Claude" w:date="2026-10-14T12:00:00Z">
        <w:r>
          <w:t>basado en</w:t>
        </w:r>
      </w:ins>
      <w:r>
        <w:t xml:space="preserve"> </w:t>
      </w:r>
      <w:proofErr w:type="spellStart"/>
      <w:r>
        <w:t>LiDAR</w:t>
      </w:r>
      <w:proofErr w:type="spellEnd"/>
      <w:r>
        <w:t xml:space="preserve"> 3D y </w:t>
      </w:r>
      <w:ins w:id="133" w:author="Claude" w:date="2026-10-14T12:00:00Z">
        <w:r>
          <w:t xml:space="preserve">en la </w:t>
        </w:r>
      </w:ins>
      <w:r>
        <w:t>proyección de</w:t>
      </w:r>
      <w:ins w:id="134" w:author="Claude" w:date="2026-10-14T12:00:00Z">
        <w:r>
          <w:t xml:space="preserve"> la</w:t>
        </w:r>
      </w:ins>
      <w:r>
        <w:t xml:space="preserve"> nube de puntos.</w:t>
      </w:r>
    </w:p>
    <w:p w14:paraId="6490FDE2" w14:textId="77777777" w:rsidR="0055485A" w:rsidRDefault="00000000">
      <w:pPr>
        <w:spacing w:after="120" w:line="276" w:lineRule="auto"/>
        <w:jc w:val="both"/>
      </w:pPr>
      <w:r>
        <w:t xml:space="preserve">Estos robots suelen </w:t>
      </w:r>
      <w:del w:id="135" w:author="Claude" w:date="2026-10-14T12:00:00Z">
        <w:r>
          <w:delText>moverse</w:delText>
        </w:r>
      </w:del>
      <w:ins w:id="136" w:author="Claude" w:date="2026-10-14T12:00:00Z">
        <w:r>
          <w:t>desplazarse</w:t>
        </w:r>
      </w:ins>
      <w:r>
        <w:t xml:space="preserve"> en interiores sobre bases diferenciales, como el </w:t>
      </w:r>
      <w:proofErr w:type="spellStart"/>
      <w:r>
        <w:t>TurtleBot</w:t>
      </w:r>
      <w:proofErr w:type="spellEnd"/>
      <w:r>
        <w:t xml:space="preserve"> </w:t>
      </w:r>
      <w:del w:id="137" w:author="Claude" w:date="2026-10-14T12:00:00Z">
        <w:r>
          <w:delText>2/Kobuki</w:delText>
        </w:r>
      </w:del>
      <w:ins w:id="138" w:author="Claude" w:date="2026-10-14T12:00:00Z">
        <w:r>
          <w:t>2</w:t>
        </w:r>
      </w:ins>
      <w:r>
        <w:t xml:space="preserve"> de este </w:t>
      </w:r>
      <w:del w:id="139" w:author="Claude" w:date="2026-10-14T12:00:00Z">
        <w:r>
          <w:delText>TFM. Ahí manda</w:delText>
        </w:r>
      </w:del>
      <w:ins w:id="140" w:author="Claude" w:date="2026-10-14T12:00:00Z">
        <w:r>
          <w:t>TFM, en las que la dificultad está más en</w:t>
        </w:r>
      </w:ins>
      <w:r>
        <w:t xml:space="preserve"> la percepción </w:t>
      </w:r>
      <w:del w:id="141" w:author="Claude" w:date="2026-10-14T12:00:00Z">
        <w:r>
          <w:delText>más que</w:delText>
        </w:r>
      </w:del>
      <w:ins w:id="142" w:author="Claude" w:date="2026-10-14T12:00:00Z">
        <w:r>
          <w:t>que en</w:t>
        </w:r>
      </w:ins>
      <w:r>
        <w:t xml:space="preserve"> la cinemática. En </w:t>
      </w:r>
      <w:del w:id="143" w:author="Claude" w:date="2026-10-14T12:00:00Z">
        <w:r>
          <w:delText>bases Ackermann</w:delText>
        </w:r>
      </w:del>
      <w:ins w:id="144" w:author="Claude" w:date="2026-10-14T12:00:00Z">
        <w:r>
          <w:t>plataformas</w:t>
        </w:r>
      </w:ins>
      <w:r>
        <w:t xml:space="preserve"> de exterior</w:t>
      </w:r>
      <w:ins w:id="145" w:author="Claude" w:date="2026-10-14T12:00:00Z">
        <w:r>
          <w:t xml:space="preserve"> con dirección tipo Ackermann</w:t>
        </w:r>
      </w:ins>
      <w:r>
        <w:t xml:space="preserve"> (Li et al., </w:t>
      </w:r>
      <w:del w:id="146" w:author="Claude" w:date="2026-10-14T12:00:00Z">
        <w:r>
          <w:delText>2026)</w:delText>
        </w:r>
      </w:del>
      <w:ins w:id="147" w:author="Claude" w:date="2026-10-14T12:00:00Z">
        <w:r>
          <w:t>2026),</w:t>
        </w:r>
      </w:ins>
      <w:r>
        <w:t xml:space="preserve"> la maniobrabilidad </w:t>
      </w:r>
      <w:del w:id="148" w:author="Claude" w:date="2026-10-14T12:00:00Z">
        <w:r>
          <w:delText>es limitada y añade</w:delText>
        </w:r>
      </w:del>
      <w:ins w:id="149" w:author="Claude" w:date="2026-10-14T12:00:00Z">
        <w:r>
          <w:t>reducida impone</w:t>
        </w:r>
      </w:ins>
      <w:r>
        <w:t xml:space="preserve"> restricciones</w:t>
      </w:r>
      <w:ins w:id="150" w:author="Claude" w:date="2026-10-14T12:00:00Z">
        <w:r>
          <w:t xml:space="preserve"> adicionales</w:t>
        </w:r>
      </w:ins>
      <w:r>
        <w:t xml:space="preserve"> que no se dan </w:t>
      </w:r>
      <w:del w:id="151" w:author="Claude" w:date="2026-10-14T12:00:00Z">
        <w:r>
          <w:delText>aquí.</w:delText>
        </w:r>
      </w:del>
      <w:ins w:id="152" w:author="Claude" w:date="2026-10-14T12:00:00Z">
        <w:r>
          <w:t>en este caso.</w:t>
        </w:r>
      </w:ins>
    </w:p>
    <w:p w14:paraId="2968A48A" w14:textId="77777777" w:rsidR="0055485A" w:rsidRDefault="00000000">
      <w:pPr>
        <w:spacing w:after="120" w:line="276" w:lineRule="auto"/>
        <w:jc w:val="both"/>
      </w:pPr>
      <w:r>
        <w:lastRenderedPageBreak/>
        <w:t xml:space="preserve">El sistema de este TFM </w:t>
      </w:r>
      <w:del w:id="153" w:author="Claude" w:date="2026-10-14T12:00:00Z">
        <w:r>
          <w:delText>se sitúa en</w:delText>
        </w:r>
      </w:del>
      <w:ins w:id="154" w:author="Claude" w:date="2026-10-14T12:00:00Z">
        <w:r>
          <w:t>pertenece a</w:t>
        </w:r>
      </w:ins>
      <w:r>
        <w:t xml:space="preserve"> la categoría de fusión </w:t>
      </w:r>
      <w:proofErr w:type="spellStart"/>
      <w:r>
        <w:t>multisensor</w:t>
      </w:r>
      <w:proofErr w:type="spellEnd"/>
      <w:r>
        <w:t xml:space="preserve"> (</w:t>
      </w:r>
      <w:proofErr w:type="spellStart"/>
      <w:r>
        <w:t>LiDAR</w:t>
      </w:r>
      <w:proofErr w:type="spellEnd"/>
      <w:r>
        <w:t xml:space="preserve"> </w:t>
      </w:r>
      <w:del w:id="155" w:author="Claude" w:date="2026-10-14T12:00:00Z">
        <w:r>
          <w:delText>+ cámara), con</w:delText>
        </w:r>
      </w:del>
      <w:ins w:id="156" w:author="Claude" w:date="2026-10-14T12:00:00Z">
        <w:r>
          <w:t>y cámara): conserva</w:t>
        </w:r>
      </w:ins>
      <w:r>
        <w:t xml:space="preserve"> el detector </w:t>
      </w:r>
      <w:proofErr w:type="spellStart"/>
      <w:r>
        <w:t>LiDAR</w:t>
      </w:r>
      <w:proofErr w:type="spellEnd"/>
      <w:r>
        <w:t xml:space="preserve"> por </w:t>
      </w:r>
      <w:del w:id="157" w:author="Claude" w:date="2026-10-14T12:00:00Z">
        <w:r>
          <w:delText>clustering</w:delText>
        </w:r>
      </w:del>
      <w:ins w:id="158" w:author="Claude" w:date="2026-10-14T12:00:00Z">
        <w:r>
          <w:t>agrupamiento</w:t>
        </w:r>
      </w:ins>
      <w:r>
        <w:t xml:space="preserve"> heredado </w:t>
      </w:r>
      <w:del w:id="159" w:author="Claude" w:date="2026-10-14T12:00:00Z">
        <w:r>
          <w:delText>de la fase inicial y</w:delText>
        </w:r>
      </w:del>
      <w:ins w:id="160" w:author="Claude" w:date="2026-10-14T12:00:00Z">
        <w:r>
          <w:t>del trabajo previo y añade, en la Fase 2,</w:t>
        </w:r>
      </w:ins>
      <w:r>
        <w:t xml:space="preserve"> una vía visual de respaldo </w:t>
      </w:r>
      <w:del w:id="161" w:author="Claude" w:date="2026-10-14T12:00:00Z">
        <w:r>
          <w:delText>añadida en la Fase 2 (2.5).</w:delText>
        </w:r>
      </w:del>
      <w:ins w:id="162" w:author="Claude" w:date="2026-10-14T12:00:00Z">
        <w:r>
          <w:t>(apartado 2.5).</w:t>
        </w:r>
      </w:ins>
    </w:p>
    <w:p w14:paraId="2E7D0904" w14:textId="77777777" w:rsidR="0055485A" w:rsidRDefault="00000000">
      <w:pPr>
        <w:pStyle w:val="Ttulo2"/>
        <w:spacing w:before="240" w:after="80"/>
      </w:pPr>
      <w:r>
        <w:t xml:space="preserve">2.3 Detección de personas mediante </w:t>
      </w:r>
      <w:proofErr w:type="spellStart"/>
      <w:r>
        <w:t>LiDAR</w:t>
      </w:r>
      <w:proofErr w:type="spellEnd"/>
      <w:r>
        <w:t xml:space="preserve"> 2D (detección de piernas)</w:t>
      </w:r>
    </w:p>
    <w:p w14:paraId="0DCFB1DA" w14:textId="77777777" w:rsidR="0055485A" w:rsidRDefault="00000000">
      <w:pPr>
        <w:spacing w:after="120" w:line="276" w:lineRule="auto"/>
        <w:jc w:val="both"/>
      </w:pPr>
      <w:r>
        <w:t xml:space="preserve">La detección </w:t>
      </w:r>
      <w:del w:id="163" w:author="Claude" w:date="2026-10-14T12:00:00Z">
        <w:r>
          <w:delText>por</w:delText>
        </w:r>
      </w:del>
      <w:ins w:id="164" w:author="Claude" w:date="2026-10-14T12:00:00Z">
        <w:r>
          <w:t>de personas a partir de</w:t>
        </w:r>
      </w:ins>
      <w:r>
        <w:t xml:space="preserve"> barridos 2D</w:t>
      </w:r>
      <w:ins w:id="165" w:author="Claude" w:date="2026-10-14T12:00:00Z">
        <w:r>
          <w:t xml:space="preserve"> tomados</w:t>
        </w:r>
      </w:ins>
      <w:r>
        <w:t xml:space="preserve"> a la altura de las piernas es una línea </w:t>
      </w:r>
      <w:del w:id="166" w:author="Claude" w:date="2026-10-14T12:00:00Z">
        <w:r>
          <w:delText>consolidada:</w:delText>
        </w:r>
      </w:del>
      <w:ins w:id="167" w:author="Claude" w:date="2026-10-14T12:00:00Z">
        <w:r>
          <w:t>de trabajo consolidada. El procedimiento habitual consiste en</w:t>
        </w:r>
      </w:ins>
      <w:r>
        <w:t xml:space="preserve"> segmentar </w:t>
      </w:r>
      <w:del w:id="168" w:author="Claude" w:date="2026-10-14T12:00:00Z">
        <w:r>
          <w:delText>en clústeres, filtrar por</w:delText>
        </w:r>
      </w:del>
      <w:ins w:id="169" w:author="Claude" w:date="2026-10-14T12:00:00Z">
        <w:r>
          <w:t>el barrido en grupos de puntos (clústeres), filtrarlos según las</w:t>
        </w:r>
      </w:ins>
      <w:r>
        <w:t xml:space="preserve"> características de una pierna (tamaño, radio, circularidad, curvatura) y </w:t>
      </w:r>
      <w:del w:id="170" w:author="Claude" w:date="2026-10-14T12:00:00Z">
        <w:r>
          <w:delText>emparejar pares, opcionalmente siguiendo</w:delText>
        </w:r>
      </w:del>
      <w:ins w:id="171" w:author="Claude" w:date="2026-10-14T12:00:00Z">
        <w:r>
          <w:t>emparejarlos de dos en dos; opcionalmente, se sigue</w:t>
        </w:r>
      </w:ins>
      <w:r>
        <w:t xml:space="preserve"> su trayectoria para distinguir </w:t>
      </w:r>
      <w:del w:id="172" w:author="Claude" w:date="2026-10-14T12:00:00Z">
        <w:r>
          <w:delText>marcha</w:delText>
        </w:r>
      </w:del>
      <w:ins w:id="173" w:author="Claude" w:date="2026-10-14T12:00:00Z">
        <w:r>
          <w:t>a una persona que camina</w:t>
        </w:r>
      </w:ins>
      <w:r>
        <w:t xml:space="preserve"> de objetos estáticos </w:t>
      </w:r>
      <w:del w:id="174" w:author="Claude" w:date="2026-10-14T12:00:00Z">
        <w:r>
          <w:delText>similares.</w:delText>
        </w:r>
      </w:del>
      <w:ins w:id="175" w:author="Claude" w:date="2026-10-14T12:00:00Z">
        <w:r>
          <w:t>parecidos.</w:t>
        </w:r>
      </w:ins>
    </w:p>
    <w:p w14:paraId="73E6B20A" w14:textId="77777777" w:rsidR="0055485A" w:rsidRDefault="00000000">
      <w:pPr>
        <w:spacing w:after="120" w:line="276" w:lineRule="auto"/>
        <w:jc w:val="both"/>
      </w:pPr>
      <w:proofErr w:type="spellStart"/>
      <w:r>
        <w:t>Cha</w:t>
      </w:r>
      <w:proofErr w:type="spellEnd"/>
      <w:r>
        <w:t xml:space="preserve"> y Chung (2020) </w:t>
      </w:r>
      <w:del w:id="176" w:author="Claude" w:date="2026-10-14T12:00:00Z">
        <w:r>
          <w:delText>proponen detección de</w:delText>
        </w:r>
      </w:del>
      <w:ins w:id="177" w:author="Claude" w:date="2026-10-14T12:00:00Z">
        <w:r>
          <w:t>detectan</w:t>
        </w:r>
      </w:ins>
      <w:r>
        <w:t xml:space="preserve"> piernas en un espacio de características 3D </w:t>
      </w:r>
      <w:del w:id="178" w:author="Claude" w:date="2026-10-14T12:00:00Z">
        <w:r>
          <w:delText>con</w:delText>
        </w:r>
      </w:del>
      <w:ins w:id="179" w:author="Claude" w:date="2026-10-14T12:00:00Z">
        <w:r>
          <w:t>construido a partir de un</w:t>
        </w:r>
      </w:ins>
      <w:r>
        <w:t xml:space="preserve"> </w:t>
      </w:r>
      <w:proofErr w:type="spellStart"/>
      <w:r>
        <w:t>LiDAR</w:t>
      </w:r>
      <w:proofErr w:type="spellEnd"/>
      <w:r>
        <w:t xml:space="preserve"> </w:t>
      </w:r>
      <w:del w:id="180" w:author="Claude" w:date="2026-10-14T12:00:00Z">
        <w:r>
          <w:delText>2D;</w:delText>
        </w:r>
      </w:del>
      <w:ins w:id="181" w:author="Claude" w:date="2026-10-14T12:00:00Z">
        <w:r>
          <w:t>2D, y</w:t>
        </w:r>
      </w:ins>
      <w:r>
        <w:t xml:space="preserve"> Yao et al. (2023) abordan la diferenciación </w:t>
      </w:r>
      <w:del w:id="182" w:author="Claude" w:date="2026-10-14T12:00:00Z">
        <w:r>
          <w:delText>de múltiples</w:delText>
        </w:r>
      </w:del>
      <w:ins w:id="183" w:author="Claude" w:date="2026-10-14T12:00:00Z">
        <w:r>
          <w:t>entre varios</w:t>
        </w:r>
      </w:ins>
      <w:r>
        <w:t xml:space="preserve"> objetivos. </w:t>
      </w:r>
      <w:del w:id="184" w:author="Claude" w:date="2026-10-14T12:00:00Z">
        <w:r>
          <w:delText>Un reto recurrente es</w:delText>
        </w:r>
      </w:del>
      <w:ins w:id="185" w:author="Claude" w:date="2026-10-14T12:00:00Z">
        <w:r>
          <w:t>Los retos recurrentes son</w:t>
        </w:r>
      </w:ins>
      <w:r>
        <w:t xml:space="preserve"> la ambigüedad geométrica y las oclusiones parciales. Guerrero-Higueras et al. (2019) </w:t>
      </w:r>
      <w:del w:id="186" w:author="Claude" w:date="2026-10-14T12:00:00Z">
        <w:r>
          <w:delText>exploran</w:delText>
        </w:r>
      </w:del>
      <w:ins w:id="187" w:author="Claude" w:date="2026-10-14T12:00:00Z">
        <w:r>
          <w:t>proponen</w:t>
        </w:r>
      </w:ins>
      <w:r>
        <w:t xml:space="preserve"> redes convolucionales sobre los barridos </w:t>
      </w:r>
      <w:del w:id="188" w:author="Claude" w:date="2026-10-14T12:00:00Z">
        <w:r>
          <w:delText xml:space="preserve">2D </w:delText>
        </w:r>
      </w:del>
      <w:r>
        <w:t xml:space="preserve">como alternativa a </w:t>
      </w:r>
      <w:ins w:id="189" w:author="Claude" w:date="2026-10-14T12:00:00Z">
        <w:r>
          <w:t xml:space="preserve">las </w:t>
        </w:r>
      </w:ins>
      <w:r>
        <w:t xml:space="preserve">características </w:t>
      </w:r>
      <w:del w:id="190" w:author="Claude" w:date="2026-10-14T12:00:00Z">
        <w:r>
          <w:delText>hechas</w:delText>
        </w:r>
      </w:del>
      <w:ins w:id="191" w:author="Claude" w:date="2026-10-14T12:00:00Z">
        <w:r>
          <w:t>diseñadas</w:t>
        </w:r>
      </w:ins>
      <w:r>
        <w:t xml:space="preserve"> a mano.</w:t>
      </w:r>
    </w:p>
    <w:p w14:paraId="74490C29" w14:textId="77777777" w:rsidR="0055485A" w:rsidRDefault="00000000">
      <w:pPr>
        <w:spacing w:after="120" w:line="276" w:lineRule="auto"/>
        <w:jc w:val="both"/>
      </w:pPr>
      <w:r>
        <w:t xml:space="preserve">El nodo de detección </w:t>
      </w:r>
      <w:del w:id="192" w:author="Claude" w:date="2026-10-14T12:00:00Z">
        <w:r>
          <w:delText>(3.3.1)</w:delText>
        </w:r>
      </w:del>
      <w:ins w:id="193" w:author="Claude" w:date="2026-10-14T12:00:00Z">
        <w:r>
          <w:t>(apartado 3.3.1)</w:t>
        </w:r>
      </w:ins>
      <w:r>
        <w:t xml:space="preserve"> sigue el enfoque clásico </w:t>
      </w:r>
      <w:del w:id="194" w:author="Claude" w:date="2026-10-14T12:00:00Z">
        <w:r>
          <w:delText>(DBSCAN,</w:delText>
        </w:r>
      </w:del>
      <w:ins w:id="195" w:author="Claude" w:date="2026-10-14T12:00:00Z">
        <w:r>
          <w:t>—DBSCAN (Ester et al., 1996),</w:t>
        </w:r>
      </w:ins>
      <w:r>
        <w:t xml:space="preserve"> filtrado por tamaño y </w:t>
      </w:r>
      <w:del w:id="196" w:author="Claude" w:date="2026-10-14T12:00:00Z">
        <w:r>
          <w:delText>radio,</w:delText>
        </w:r>
      </w:del>
      <w:ins w:id="197" w:author="Claude" w:date="2026-10-14T12:00:00Z">
        <w:r>
          <w:t>radio y</w:t>
        </w:r>
      </w:ins>
      <w:r>
        <w:t xml:space="preserve"> emparejamiento por </w:t>
      </w:r>
      <w:del w:id="198" w:author="Claude" w:date="2026-10-14T12:00:00Z">
        <w:r>
          <w:delText>distancia coherente) y no</w:delText>
        </w:r>
      </w:del>
      <w:ins w:id="199" w:author="Claude" w:date="2026-10-14T12:00:00Z">
        <w:r>
          <w:t>distancia— en lugar de</w:t>
        </w:r>
      </w:ins>
      <w:r>
        <w:t xml:space="preserve"> una alternativa de aprendizaje </w:t>
      </w:r>
      <w:del w:id="200" w:author="Claude" w:date="2026-10-14T12:00:00Z">
        <w:r>
          <w:delText>profundo (Guerrero-Higueras et al., 2019): así no hace falta GPU y se reutiliza el</w:delText>
        </w:r>
      </w:del>
      <w:ins w:id="201" w:author="Claude" w:date="2026-10-14T12:00:00Z">
        <w:r>
          <w:t>profundo, porque no requiere GPU y permite reutilizar un</w:t>
        </w:r>
      </w:ins>
      <w:r>
        <w:t xml:space="preserve"> detector ya validado. La ambigüedad geométrica </w:t>
      </w:r>
      <w:del w:id="202" w:author="Claude" w:date="2026-10-14T12:00:00Z">
        <w:r>
          <w:delText>propicia</w:delText>
        </w:r>
      </w:del>
      <w:ins w:id="203" w:author="Claude" w:date="2026-10-14T12:00:00Z">
        <w:r>
          <w:t>justifica</w:t>
        </w:r>
      </w:ins>
      <w:r>
        <w:t xml:space="preserve"> el respaldo con cámara </w:t>
      </w:r>
      <w:del w:id="204" w:author="Claude" w:date="2026-10-14T12:00:00Z">
        <w:r>
          <w:delText>(2.5),</w:delText>
        </w:r>
      </w:del>
      <w:ins w:id="205" w:author="Claude" w:date="2026-10-14T12:00:00Z">
        <w:r>
          <w:t>(apartado 2.5),</w:t>
        </w:r>
      </w:ins>
      <w:r>
        <w:t xml:space="preserve"> y la pérdida </w:t>
      </w:r>
      <w:del w:id="206" w:author="Claude" w:date="2026-10-14T12:00:00Z">
        <w:r>
          <w:delText>conjunta en</w:delText>
        </w:r>
      </w:del>
      <w:ins w:id="207" w:author="Claude" w:date="2026-10-14T12:00:00Z">
        <w:r>
          <w:t>simultánea de ambos sensores durante</w:t>
        </w:r>
      </w:ins>
      <w:r>
        <w:t xml:space="preserve"> los giros es </w:t>
      </w:r>
      <w:del w:id="208" w:author="Claude" w:date="2026-10-14T12:00:00Z">
        <w:r>
          <w:delText>una principio</w:delText>
        </w:r>
      </w:del>
      <w:ins w:id="209" w:author="Claude" w:date="2026-10-14T12:00:00Z">
        <w:r>
          <w:t>un caso particular</w:t>
        </w:r>
      </w:ins>
      <w:r>
        <w:t xml:space="preserve"> del problema de oclusión parcial </w:t>
      </w:r>
      <w:del w:id="210" w:author="Claude" w:date="2026-10-14T12:00:00Z">
        <w:r>
          <w:delText>de</w:delText>
        </w:r>
      </w:del>
      <w:ins w:id="211" w:author="Claude" w:date="2026-10-14T12:00:00Z">
        <w:r>
          <w:t>descrito por</w:t>
        </w:r>
      </w:ins>
      <w:r>
        <w:t xml:space="preserve"> </w:t>
      </w:r>
      <w:proofErr w:type="spellStart"/>
      <w:r>
        <w:t>Cha</w:t>
      </w:r>
      <w:proofErr w:type="spellEnd"/>
      <w:r>
        <w:t xml:space="preserve"> y Chung (2020) y Yao et al. (2023).</w:t>
      </w:r>
    </w:p>
    <w:p w14:paraId="31647BB4" w14:textId="77777777" w:rsidR="0055485A" w:rsidRDefault="00000000">
      <w:pPr>
        <w:pStyle w:val="Ttulo2"/>
        <w:spacing w:before="240" w:after="80"/>
      </w:pPr>
      <w:r>
        <w:t>2.4 Estimación de pose humana por visión</w:t>
      </w:r>
    </w:p>
    <w:p w14:paraId="76EA7723" w14:textId="77777777" w:rsidR="0055485A" w:rsidRDefault="00000000">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w:t>
      </w:r>
      <w:del w:id="212" w:author="Claude" w:date="2026-10-14T12:00:00Z">
        <w:r>
          <w:delText>ligera. Saca</w:delText>
        </w:r>
      </w:del>
      <w:ins w:id="213" w:author="Claude" w:date="2026-10-14T12:00:00Z">
        <w:r>
          <w:t>ligera que obtiene</w:t>
        </w:r>
      </w:ins>
      <w:r>
        <w:t xml:space="preserve"> 33 puntos clave del cuerpo a más de 30 </w:t>
      </w:r>
      <w:del w:id="214" w:author="Claude" w:date="2026-10-14T12:00:00Z">
        <w:r>
          <w:delText>fps sin GPU dedicada y es la base de</w:delText>
        </w:r>
      </w:del>
      <w:ins w:id="215" w:author="Claude" w:date="2026-10-14T12:00:00Z">
        <w:r>
          <w:t>fotogramas por segundo sin necesidad de una GPU dedicada, y es el modelo en el que se basa</w:t>
        </w:r>
      </w:ins>
      <w:r>
        <w:t xml:space="preserve"> </w:t>
      </w:r>
      <w:proofErr w:type="spellStart"/>
      <w:r>
        <w:t>MediaPipe</w:t>
      </w:r>
      <w:proofErr w:type="spellEnd"/>
      <w:r>
        <w:t xml:space="preserve"> </w:t>
      </w:r>
      <w:del w:id="216" w:author="Claude" w:date="2026-10-14T12:00:00Z">
        <w:r>
          <w:delText>Pose, empleado</w:delText>
        </w:r>
      </w:del>
      <w:ins w:id="217" w:author="Claude" w:date="2026-10-14T12:00:00Z">
        <w:r>
          <w:t>Pose (</w:t>
        </w:r>
        <w:proofErr w:type="spellStart"/>
        <w:r>
          <w:t>Lugaresi</w:t>
        </w:r>
        <w:proofErr w:type="spellEnd"/>
        <w:r>
          <w:t xml:space="preserve"> et al., 2019), utilizado</w:t>
        </w:r>
      </w:ins>
      <w:r>
        <w:t xml:space="preserve"> en este proyecto. Su extensión GHUM </w:t>
      </w:r>
      <w:proofErr w:type="spellStart"/>
      <w:r>
        <w:t>Holistic</w:t>
      </w:r>
      <w:proofErr w:type="spellEnd"/>
      <w:r>
        <w:t xml:space="preserve"> (</w:t>
      </w:r>
      <w:proofErr w:type="spellStart"/>
      <w:r>
        <w:t>Grishchenko</w:t>
      </w:r>
      <w:proofErr w:type="spellEnd"/>
      <w:r>
        <w:t xml:space="preserve"> et al., 2022) añade </w:t>
      </w:r>
      <w:del w:id="218" w:author="Claude" w:date="2026-10-14T12:00:00Z">
        <w:r>
          <w:delText xml:space="preserve">landmarks 3D de </w:delText>
        </w:r>
      </w:del>
      <w:ins w:id="219" w:author="Claude" w:date="2026-10-14T12:00:00Z">
        <w:r>
          <w:t xml:space="preserve">puntos 3D de las </w:t>
        </w:r>
      </w:ins>
      <w:r>
        <w:t xml:space="preserve">manos y </w:t>
      </w:r>
      <w:del w:id="220" w:author="Claude" w:date="2026-10-14T12:00:00Z">
        <w:r>
          <w:delText>rostro, aunque</w:delText>
        </w:r>
      </w:del>
      <w:ins w:id="221" w:author="Claude" w:date="2026-10-14T12:00:00Z">
        <w:r>
          <w:t>del rostro;</w:t>
        </w:r>
      </w:ins>
      <w:r>
        <w:t xml:space="preserve"> este TFM solo </w:t>
      </w:r>
      <w:del w:id="222" w:author="Claude" w:date="2026-10-14T12:00:00Z">
        <w:r>
          <w:delText>requiere hombros y muñecas para</w:delText>
        </w:r>
      </w:del>
      <w:ins w:id="223" w:author="Claude" w:date="2026-10-14T12:00:00Z">
        <w:r>
          <w:t>necesita los hombros, las muñecas y la cabeza para reconocer</w:t>
        </w:r>
      </w:ins>
      <w:r>
        <w:t xml:space="preserve"> gestos y </w:t>
      </w:r>
      <w:del w:id="224" w:author="Claude" w:date="2026-10-14T12:00:00Z">
        <w:r>
          <w:delText>rumbo (el Nuc no daba para mas interacción).</w:delText>
        </w:r>
      </w:del>
      <w:ins w:id="225" w:author="Claude" w:date="2026-10-14T12:00:00Z">
        <w:r>
          <w:t>estimar la dirección de la persona, y la capacidad de cómputo del NUC tampoco permitía un modelo más pesado.</w:t>
        </w:r>
      </w:ins>
    </w:p>
    <w:p w14:paraId="1BE97640" w14:textId="77777777" w:rsidR="0055485A" w:rsidRDefault="00000000">
      <w:pPr>
        <w:spacing w:after="120" w:line="276" w:lineRule="auto"/>
        <w:jc w:val="both"/>
      </w:pPr>
      <w:del w:id="226" w:author="Claude" w:date="2026-10-14T12:00:00Z">
        <w:r>
          <w:delText>Comparado con HOG, que usaba</w:delText>
        </w:r>
      </w:del>
      <w:ins w:id="227" w:author="Claude" w:date="2026-10-14T12:00:00Z">
        <w:r>
          <w:t>Frente al detector HOG (histogramas de gradientes orientados; Dalal &amp; Triggs, 2005) que empleaba</w:t>
        </w:r>
      </w:ins>
      <w:r>
        <w:t xml:space="preserve"> la versión original, los modelos </w:t>
      </w:r>
      <w:del w:id="228" w:author="Claude" w:date="2026-10-14T12:00:00Z">
        <w:r>
          <w:delText>por landmarks ganan en dos cosas.</w:delText>
        </w:r>
      </w:del>
      <w:ins w:id="229" w:author="Claude" w:date="2026-10-14T12:00:00Z">
        <w:r>
          <w:t>basados en puntos clave tienen dos ventajas.</w:t>
        </w:r>
      </w:ins>
      <w:r>
        <w:t xml:space="preserve"> Por un lado, no necesitan </w:t>
      </w:r>
      <w:ins w:id="230" w:author="Claude" w:date="2026-10-14T12:00:00Z">
        <w:r>
          <w:t xml:space="preserve">que </w:t>
        </w:r>
      </w:ins>
      <w:r>
        <w:t>el cuerpo completo</w:t>
      </w:r>
      <w:ins w:id="231" w:author="Claude" w:date="2026-10-14T12:00:00Z">
        <w:r>
          <w:t xml:space="preserve"> aparezca</w:t>
        </w:r>
      </w:ins>
      <w:r>
        <w:t xml:space="preserve"> en el encuadre, </w:t>
      </w:r>
      <w:del w:id="232" w:author="Claude" w:date="2026-10-14T12:00:00Z">
        <w:r>
          <w:delText>cosa</w:delText>
        </w:r>
      </w:del>
      <w:ins w:id="233" w:author="Claude" w:date="2026-10-14T12:00:00Z">
        <w:r>
          <w:t>algo</w:t>
        </w:r>
      </w:ins>
      <w:r>
        <w:t xml:space="preserve"> imposible a menos de 1 </w:t>
      </w:r>
      <w:del w:id="234" w:author="Claude" w:date="2026-10-14T12:00:00Z">
        <w:r>
          <w:delText>m.</w:delText>
        </w:r>
      </w:del>
      <w:ins w:id="235" w:author="Claude" w:date="2026-10-14T12:00:00Z">
        <w:r>
          <w:t>m de distancia.</w:t>
        </w:r>
      </w:ins>
      <w:r>
        <w:t xml:space="preserve"> Por otro, </w:t>
      </w:r>
      <w:del w:id="236" w:author="Claude" w:date="2026-10-14T12:00:00Z">
        <w:r>
          <w:delText>dan</w:delText>
        </w:r>
      </w:del>
      <w:ins w:id="237" w:author="Claude" w:date="2026-10-14T12:00:00Z">
        <w:r>
          <w:t>proporcionan</w:t>
        </w:r>
      </w:ins>
      <w:r>
        <w:t xml:space="preserve"> puntos anatómicos (muñeca, hombro) que se pueden usar directamente para </w:t>
      </w:r>
      <w:ins w:id="238" w:author="Claude" w:date="2026-10-14T12:00:00Z">
        <w:r>
          <w:t xml:space="preserve">reconocer </w:t>
        </w:r>
      </w:ins>
      <w:r>
        <w:t xml:space="preserve">gestos y </w:t>
      </w:r>
      <w:ins w:id="239" w:author="Claude" w:date="2026-10-14T12:00:00Z">
        <w:r>
          <w:t xml:space="preserve">estimar la </w:t>
        </w:r>
      </w:ins>
      <w:r>
        <w:t xml:space="preserve">orientación, </w:t>
      </w:r>
      <w:del w:id="240" w:author="Claude" w:date="2026-10-14T12:00:00Z">
        <w:r>
          <w:delText>y no</w:delText>
        </w:r>
      </w:del>
      <w:ins w:id="241" w:author="Claude" w:date="2026-10-14T12:00:00Z">
        <w:r>
          <w:t>en lugar de</w:t>
        </w:r>
      </w:ins>
      <w:r>
        <w:t xml:space="preserve"> una simple caja delimitadora. Por </w:t>
      </w:r>
      <w:del w:id="242" w:author="Claude" w:date="2026-10-14T12:00:00Z">
        <w:r>
          <w:delText>eso se cambió</w:delText>
        </w:r>
      </w:del>
      <w:ins w:id="243" w:author="Claude" w:date="2026-10-14T12:00:00Z">
        <w:r>
          <w:t>ello se sustituyó</w:t>
        </w:r>
      </w:ins>
      <w:r>
        <w:t xml:space="preserve"> HOG por </w:t>
      </w:r>
      <w:proofErr w:type="spellStart"/>
      <w:r>
        <w:t>MediaPipe</w:t>
      </w:r>
      <w:proofErr w:type="spellEnd"/>
      <w:r>
        <w:t xml:space="preserve"> Pose </w:t>
      </w:r>
      <w:del w:id="244" w:author="Claude" w:date="2026-10-14T12:00:00Z">
        <w:r>
          <w:delText>(§3.3.2).</w:delText>
        </w:r>
      </w:del>
      <w:ins w:id="245" w:author="Claude" w:date="2026-10-14T12:00:00Z">
        <w:r>
          <w:t>(apartado 3.3.2).</w:t>
        </w:r>
      </w:ins>
    </w:p>
    <w:p w14:paraId="666A2487" w14:textId="77777777" w:rsidR="0055485A" w:rsidRDefault="00000000">
      <w:pPr>
        <w:pStyle w:val="Ttulo2"/>
        <w:spacing w:before="240" w:after="80"/>
      </w:pPr>
      <w:r>
        <w:t xml:space="preserve">2.5 Fusión sensorial </w:t>
      </w:r>
      <w:proofErr w:type="spellStart"/>
      <w:r>
        <w:t>LiDAR</w:t>
      </w:r>
      <w:proofErr w:type="spellEnd"/>
      <w:r>
        <w:t>-cámara para detección robusta</w:t>
      </w:r>
    </w:p>
    <w:p w14:paraId="1108407D" w14:textId="77777777" w:rsidR="0055485A" w:rsidRDefault="00000000">
      <w:pPr>
        <w:spacing w:after="120" w:line="276" w:lineRule="auto"/>
        <w:jc w:val="both"/>
      </w:pPr>
      <w:r>
        <w:lastRenderedPageBreak/>
        <w:t xml:space="preserve">La fusión </w:t>
      </w:r>
      <w:proofErr w:type="spellStart"/>
      <w:r>
        <w:t>LiDAR</w:t>
      </w:r>
      <w:proofErr w:type="spellEnd"/>
      <w:r>
        <w:t xml:space="preserve">-cámara es un área </w:t>
      </w:r>
      <w:ins w:id="246" w:author="Claude" w:date="2026-10-14T12:00:00Z">
        <w:r>
          <w:t xml:space="preserve">de investigación </w:t>
        </w:r>
      </w:ins>
      <w:r>
        <w:t xml:space="preserve">activa. El </w:t>
      </w:r>
      <w:proofErr w:type="spellStart"/>
      <w:r>
        <w:t>LiDAR</w:t>
      </w:r>
      <w:proofErr w:type="spellEnd"/>
      <w:r>
        <w:t xml:space="preserve"> </w:t>
      </w:r>
      <w:del w:id="247" w:author="Claude" w:date="2026-10-14T12:00:00Z">
        <w:r>
          <w:delText>da</w:delText>
        </w:r>
      </w:del>
      <w:ins w:id="248" w:author="Claude" w:date="2026-10-14T12:00:00Z">
        <w:r>
          <w:t>proporciona</w:t>
        </w:r>
      </w:ins>
      <w:r>
        <w:t xml:space="preserve"> una geometría precisa pero ambigua; la cámara </w:t>
      </w:r>
      <w:del w:id="249" w:author="Claude" w:date="2026-10-14T12:00:00Z">
        <w:r>
          <w:delText>da</w:delText>
        </w:r>
      </w:del>
      <w:ins w:id="250" w:author="Claude" w:date="2026-10-14T12:00:00Z">
        <w:r>
          <w:t>aporta información</w:t>
        </w:r>
      </w:ins>
      <w:r>
        <w:t xml:space="preserve"> semántica, pero </w:t>
      </w:r>
      <w:del w:id="251" w:author="Claude" w:date="2026-10-14T12:00:00Z">
        <w:r>
          <w:delText>sufre con</w:delText>
        </w:r>
      </w:del>
      <w:ins w:id="252" w:author="Claude" w:date="2026-10-14T12:00:00Z">
        <w:r>
          <w:t>es sensible a</w:t>
        </w:r>
      </w:ins>
      <w:r>
        <w:t xml:space="preserve"> las oclusiones y </w:t>
      </w:r>
      <w:ins w:id="253" w:author="Claude" w:date="2026-10-14T12:00:00Z">
        <w:r>
          <w:t xml:space="preserve">a </w:t>
        </w:r>
      </w:ins>
      <w:r>
        <w:t xml:space="preserve">la iluminación </w:t>
      </w:r>
      <w:del w:id="254" w:author="Claude" w:date="2026-10-14T12:00:00Z">
        <w:r>
          <w:delText>y en monocular no da</w:delText>
        </w:r>
      </w:del>
      <w:ins w:id="255" w:author="Claude" w:date="2026-10-14T12:00:00Z">
        <w:r>
          <w:t>y, si es monocular, no ofrece</w:t>
        </w:r>
      </w:ins>
      <w:r>
        <w:t xml:space="preserve"> una distancia fiable. Los trabajos consultados </w:t>
      </w:r>
      <w:del w:id="256" w:author="Claude" w:date="2026-10-14T12:00:00Z">
        <w:r>
          <w:delText>van de</w:delText>
        </w:r>
      </w:del>
      <w:ins w:id="257" w:author="Claude" w:date="2026-10-14T12:00:00Z">
        <w:r>
          <w:t>abarcan desde</w:t>
        </w:r>
      </w:ins>
      <w:r>
        <w:t xml:space="preserve"> la visión con </w:t>
      </w:r>
      <w:proofErr w:type="spellStart"/>
      <w:r>
        <w:t>LiDAR</w:t>
      </w:r>
      <w:proofErr w:type="spellEnd"/>
      <w:ins w:id="258" w:author="Claude" w:date="2026-10-14T12:00:00Z">
        <w:r>
          <w:t xml:space="preserve"> de</w:t>
        </w:r>
      </w:ins>
      <w:r>
        <w:t xml:space="preserve"> 360° (Li et al., 2026) </w:t>
      </w:r>
      <w:del w:id="259" w:author="Claude" w:date="2026-10-14T12:00:00Z">
        <w:r>
          <w:delText>al</w:delText>
        </w:r>
      </w:del>
      <w:ins w:id="260" w:author="Claude" w:date="2026-10-14T12:00:00Z">
        <w:r>
          <w:t>hasta el</w:t>
        </w:r>
      </w:ins>
      <w:r>
        <w:t xml:space="preserve"> transformador de Minase y Tanaka (2026) para </w:t>
      </w:r>
      <w:proofErr w:type="spellStart"/>
      <w:r>
        <w:t>LiDAR</w:t>
      </w:r>
      <w:proofErr w:type="spellEnd"/>
      <w:r>
        <w:t xml:space="preserve"> e imagen </w:t>
      </w:r>
      <w:del w:id="261" w:author="Claude" w:date="2026-10-14T12:00:00Z">
        <w:r>
          <w:delText>térmica. En los dos</w:delText>
        </w:r>
      </w:del>
      <w:ins w:id="262" w:author="Claude" w:date="2026-10-14T12:00:00Z">
        <w:r>
          <w:t>térmica; en ambos casos,</w:t>
        </w:r>
      </w:ins>
      <w:r>
        <w:t xml:space="preserve"> la fusión mejora </w:t>
      </w:r>
      <w:del w:id="263" w:author="Claude" w:date="2026-10-14T12:00:00Z">
        <w:r>
          <w:delText>a un sólo</w:delText>
        </w:r>
      </w:del>
      <w:ins w:id="264" w:author="Claude" w:date="2026-10-14T12:00:00Z">
        <w:r>
          <w:t>los resultados de un único</w:t>
        </w:r>
      </w:ins>
      <w:r>
        <w:t xml:space="preserve"> sensor.</w:t>
      </w:r>
    </w:p>
    <w:p w14:paraId="049EAF0A" w14:textId="77777777" w:rsidR="0055485A" w:rsidRDefault="00000000">
      <w:pPr>
        <w:spacing w:after="120" w:line="276" w:lineRule="auto"/>
        <w:jc w:val="both"/>
      </w:pPr>
      <w:r>
        <w:t xml:space="preserve">Este </w:t>
      </w:r>
      <w:del w:id="265" w:author="Claude" w:date="2026-10-14T12:00:00Z">
        <w:r>
          <w:delText>diseño usa</w:delText>
        </w:r>
      </w:del>
      <w:ins w:id="266" w:author="Claude" w:date="2026-10-14T12:00:00Z">
        <w:r>
          <w:t>proyecto utiliza</w:t>
        </w:r>
      </w:ins>
      <w:r>
        <w:t xml:space="preserve"> un esquema más ligero, sin cámara de profundidad: </w:t>
      </w:r>
      <w:proofErr w:type="spellStart"/>
      <w:r>
        <w:t>visual_detection_node</w:t>
      </w:r>
      <w:proofErr w:type="spellEnd"/>
      <w:r>
        <w:t xml:space="preserve"> calcula </w:t>
      </w:r>
      <w:del w:id="267" w:author="Claude" w:date="2026-10-14T12:00:00Z">
        <w:r>
          <w:delText>un rumbo</w:delText>
        </w:r>
      </w:del>
      <w:ins w:id="268" w:author="Claude" w:date="2026-10-14T12:00:00Z">
        <w:r>
          <w:t>la dirección</w:t>
        </w:r>
      </w:ins>
      <w:r>
        <w:t xml:space="preserve"> angular </w:t>
      </w:r>
      <w:del w:id="269" w:author="Claude" w:date="2026-10-14T12:00:00Z">
        <w:r>
          <w:delText>desde el</w:delText>
        </w:r>
      </w:del>
      <w:ins w:id="270" w:author="Claude" w:date="2026-10-14T12:00:00Z">
        <w:r>
          <w:t>de la persona (rumbo) a partir del</w:t>
        </w:r>
      </w:ins>
      <w:r>
        <w:t xml:space="preserve"> punto medio de los hombros </w:t>
      </w:r>
      <w:del w:id="271" w:author="Claude" w:date="2026-10-14T12:00:00Z">
        <w:r>
          <w:delText>(Media Pipe), y detection mode lo usa solo como desambiguador</w:delText>
        </w:r>
      </w:del>
      <w:ins w:id="272" w:author="Claude" w:date="2026-10-14T12:00:00Z">
        <w:r>
          <w:t xml:space="preserve">que detecta </w:t>
        </w:r>
        <w:proofErr w:type="spellStart"/>
        <w:r>
          <w:t>MediaPipe</w:t>
        </w:r>
        <w:proofErr w:type="spellEnd"/>
        <w:r>
          <w:t xml:space="preserve">, y </w:t>
        </w:r>
        <w:proofErr w:type="spellStart"/>
        <w:r>
          <w:t>detection_node</w:t>
        </w:r>
        <w:proofErr w:type="spellEnd"/>
        <w:r>
          <w:t xml:space="preserve"> solo la usa para desempatar</w:t>
        </w:r>
      </w:ins>
      <w:r>
        <w:t xml:space="preserve"> cuando no encuentra un par de piernas válido. </w:t>
      </w:r>
      <w:del w:id="273" w:author="Claude" w:date="2026-10-14T12:00:00Z">
        <w:r>
          <w:delText>Es</w:delText>
        </w:r>
      </w:del>
      <w:ins w:id="274" w:author="Claude" w:date="2026-10-14T12:00:00Z">
        <w:r>
          <w:t>Se trata de</w:t>
        </w:r>
      </w:ins>
      <w:r>
        <w:t xml:space="preserve"> una fusión tardía</w:t>
      </w:r>
      <w:ins w:id="275" w:author="Claude" w:date="2026-10-14T12:00:00Z">
        <w:r>
          <w:t xml:space="preserve"> y</w:t>
        </w:r>
      </w:ins>
      <w:r>
        <w:t xml:space="preserve"> asimétrica: el </w:t>
      </w:r>
      <w:proofErr w:type="spellStart"/>
      <w:r>
        <w:t>LiDAR</w:t>
      </w:r>
      <w:proofErr w:type="spellEnd"/>
      <w:r>
        <w:t xml:space="preserve"> sigue siendo la fuente </w:t>
      </w:r>
      <w:del w:id="276" w:author="Claude" w:date="2026-10-14T12:00:00Z">
        <w:r>
          <w:delText>primaria</w:delText>
        </w:r>
      </w:del>
      <w:ins w:id="277" w:author="Claude" w:date="2026-10-14T12:00:00Z">
        <w:r>
          <w:t>principal</w:t>
        </w:r>
      </w:ins>
      <w:r>
        <w:t xml:space="preserve"> de posición </w:t>
      </w:r>
      <w:del w:id="278" w:author="Claude" w:date="2026-10-14T12:00:00Z">
        <w:r>
          <w:delText>2D,</w:delText>
        </w:r>
      </w:del>
      <w:ins w:id="279" w:author="Claude" w:date="2026-10-14T12:00:00Z">
        <w:r>
          <w:t>2D</w:t>
        </w:r>
      </w:ins>
      <w:r>
        <w:t xml:space="preserve"> y la cámara solo </w:t>
      </w:r>
      <w:del w:id="280" w:author="Claude" w:date="2026-10-14T12:00:00Z">
        <w:r>
          <w:delText>se desempata</w:delText>
        </w:r>
      </w:del>
      <w:ins w:id="281" w:author="Claude" w:date="2026-10-14T12:00:00Z">
        <w:r>
          <w:t>interviene</w:t>
        </w:r>
      </w:ins>
      <w:r>
        <w:t xml:space="preserve"> cuando la geometría no basta.</w:t>
      </w:r>
    </w:p>
    <w:p w14:paraId="56ADCBE1" w14:textId="77777777" w:rsidR="0055485A" w:rsidRDefault="00000000">
      <w:pPr>
        <w:spacing w:after="120" w:line="276" w:lineRule="auto"/>
        <w:jc w:val="both"/>
      </w:pPr>
      <w:del w:id="282" w:author="Claude" w:date="2026-10-14T12:00:00Z">
        <w:r>
          <w:delText>Es asimétrico a propósito, para no depender de</w:delText>
        </w:r>
      </w:del>
      <w:ins w:id="283" w:author="Claude" w:date="2026-10-14T12:00:00Z">
        <w:r>
          <w:t>La asimetría es deliberada: evita tener que</w:t>
        </w:r>
      </w:ins>
      <w:r>
        <w:t xml:space="preserve"> calibrar con precisión la cámara respecto al </w:t>
      </w:r>
      <w:del w:id="284" w:author="Claude" w:date="2026-10-14T12:00:00Z">
        <w:r>
          <w:delText>LiDAR:</w:delText>
        </w:r>
      </w:del>
      <w:proofErr w:type="spellStart"/>
      <w:ins w:id="285" w:author="Claude" w:date="2026-10-14T12:00:00Z">
        <w:r>
          <w:t>LiDAR</w:t>
        </w:r>
        <w:proofErr w:type="spellEnd"/>
        <w:r>
          <w:t>, ya que</w:t>
        </w:r>
      </w:ins>
      <w:r>
        <w:t xml:space="preserve"> solo se </w:t>
      </w:r>
      <w:del w:id="286" w:author="Claude" w:date="2026-10-14T12:00:00Z">
        <w:r>
          <w:delText>usa</w:delText>
        </w:r>
      </w:del>
      <w:ins w:id="287" w:author="Claude" w:date="2026-10-14T12:00:00Z">
        <w:r>
          <w:t>necesitan</w:t>
        </w:r>
      </w:ins>
      <w:r>
        <w:t xml:space="preserve"> el campo de visión horizontal y un signo de calibración. A cambio, la cámara no se aprovecha cuando el </w:t>
      </w:r>
      <w:proofErr w:type="spellStart"/>
      <w:r>
        <w:t>LiDAR</w:t>
      </w:r>
      <w:proofErr w:type="spellEnd"/>
      <w:r>
        <w:t xml:space="preserve"> ya ve las </w:t>
      </w:r>
      <w:del w:id="288" w:author="Claude" w:date="2026-10-14T12:00:00Z">
        <w:r>
          <w:delText>piernas, y en los giros las dos modalidades</w:delText>
        </w:r>
      </w:del>
      <w:ins w:id="289" w:author="Claude" w:date="2026-10-14T12:00:00Z">
        <w:r>
          <w:t>piernas y, durante los giros, ambos sensores</w:t>
        </w:r>
      </w:ins>
      <w:r>
        <w:t xml:space="preserve"> comparten el mismo punto ciego frontal, </w:t>
      </w:r>
      <w:del w:id="290" w:author="Claude" w:date="2026-10-14T12:00:00Z">
        <w:r>
          <w:delText>así</w:delText>
        </w:r>
      </w:del>
      <w:ins w:id="291" w:author="Claude" w:date="2026-10-14T12:00:00Z">
        <w:r>
          <w:t>por lo</w:t>
        </w:r>
      </w:ins>
      <w:r>
        <w:t xml:space="preserve"> que pueden perder a la persona a la vez. Es una limitación conocida que este TFM no resuelve.</w:t>
      </w:r>
    </w:p>
    <w:p w14:paraId="647347E2" w14:textId="77777777" w:rsidR="0055485A" w:rsidRDefault="00000000">
      <w:pPr>
        <w:pStyle w:val="Ttulo2"/>
        <w:spacing w:before="240" w:after="80"/>
      </w:pPr>
      <w:r>
        <w:t>2.6 Interacción humano-robot basada en gestos</w:t>
      </w:r>
    </w:p>
    <w:p w14:paraId="35999E71" w14:textId="77777777" w:rsidR="0055485A" w:rsidRDefault="00000000">
      <w:pPr>
        <w:spacing w:after="120" w:line="276" w:lineRule="auto"/>
        <w:jc w:val="both"/>
      </w:pPr>
      <w:r>
        <w:t xml:space="preserve">El reconocimiento de gestos </w:t>
      </w:r>
      <w:del w:id="292" w:author="Claude" w:date="2026-10-14T12:00:00Z">
        <w:r>
          <w:delText>está muy</w:delText>
        </w:r>
      </w:del>
      <w:ins w:id="293" w:author="Claude" w:date="2026-10-14T12:00:00Z">
        <w:r>
          <w:t>para la interacción humano-robot está ampliamente</w:t>
        </w:r>
      </w:ins>
      <w:r>
        <w:t xml:space="preserve"> revisado (Wang et al., 2022). </w:t>
      </w:r>
      <w:del w:id="294" w:author="Claude" w:date="2026-10-14T12:00:00Z">
        <w:r>
          <w:delText>Hoy se tiende a usar landmarks</w:delText>
        </w:r>
      </w:del>
      <w:ins w:id="295" w:author="Claude" w:date="2026-10-14T12:00:00Z">
        <w:r>
          <w:t>La tendencia actual es trabajar con puntos clave</w:t>
        </w:r>
      </w:ins>
      <w:r>
        <w:t xml:space="preserve"> del cuerpo </w:t>
      </w:r>
      <w:del w:id="296" w:author="Claude" w:date="2026-10-14T12:00:00Z">
        <w:r>
          <w:delText>y no</w:delText>
        </w:r>
      </w:del>
      <w:ins w:id="297" w:author="Claude" w:date="2026-10-14T12:00:00Z">
        <w:r>
          <w:t>en lugar de</w:t>
        </w:r>
      </w:ins>
      <w:r>
        <w:t xml:space="preserve"> clasificadores sobre la imagen </w:t>
      </w:r>
      <w:del w:id="298" w:author="Claude" w:date="2026-10-14T12:00:00Z">
        <w:r>
          <w:delText>entera. Pesan menos y no piden un dataset: el</w:delText>
        </w:r>
      </w:del>
      <w:ins w:id="299" w:author="Claude" w:date="2026-10-14T12:00:00Z">
        <w:r>
          <w:t>completa: son más ligeros y no requieren un conjunto de datos de entrenamiento, porque cada</w:t>
        </w:r>
      </w:ins>
      <w:r>
        <w:t xml:space="preserve"> gesto </w:t>
      </w:r>
      <w:del w:id="300" w:author="Claude" w:date="2026-10-14T12:00:00Z">
        <w:r>
          <w:delText>es solo</w:delText>
        </w:r>
      </w:del>
      <w:ins w:id="301" w:author="Claude" w:date="2026-10-14T12:00:00Z">
        <w:r>
          <w:t>se define como</w:t>
        </w:r>
      </w:ins>
      <w:r>
        <w:t xml:space="preserve"> una regla geométrica sobre puntos que </w:t>
      </w:r>
      <w:del w:id="302" w:author="Claude" w:date="2026-10-14T12:00:00Z">
        <w:r>
          <w:delText>ya da el modelo. Hay trabajos con</w:delText>
        </w:r>
      </w:del>
      <w:ins w:id="303" w:author="Claude" w:date="2026-10-14T12:00:00Z">
        <w:r>
          <w:t>el modelo ya proporciona. Trabajos basados en</w:t>
        </w:r>
      </w:ins>
      <w:r>
        <w:t xml:space="preserve"> </w:t>
      </w:r>
      <w:proofErr w:type="spellStart"/>
      <w:r>
        <w:t>MediaPipe</w:t>
      </w:r>
      <w:proofErr w:type="spellEnd"/>
      <w:r>
        <w:t xml:space="preserve"> </w:t>
      </w:r>
      <w:del w:id="304" w:author="Claude" w:date="2026-10-14T12:00:00Z">
        <w:r>
          <w:delText>que reportan</w:delText>
        </w:r>
      </w:del>
      <w:ins w:id="305" w:author="Claude" w:date="2026-10-14T12:00:00Z">
        <w:r>
          <w:t>informan de tasas de éxito del</w:t>
        </w:r>
      </w:ins>
      <w:r>
        <w:t xml:space="preserve"> 94-96 % </w:t>
      </w:r>
      <w:del w:id="306" w:author="Claude" w:date="2026-10-14T12:00:00Z">
        <w:r>
          <w:delText xml:space="preserve">de éxito </w:delText>
        </w:r>
      </w:del>
      <w:r>
        <w:t xml:space="preserve">en tareas </w:t>
      </w:r>
      <w:del w:id="307" w:author="Claude" w:date="2026-10-14T12:00:00Z">
        <w:r>
          <w:delText>dirigidas</w:delText>
        </w:r>
      </w:del>
      <w:ins w:id="308" w:author="Claude" w:date="2026-10-14T12:00:00Z">
        <w:r>
          <w:t>guiadas</w:t>
        </w:r>
      </w:ins>
      <w:r>
        <w:t xml:space="preserve"> por gestos (Zhang et al., 2025).</w:t>
      </w:r>
    </w:p>
    <w:p w14:paraId="616019C2" w14:textId="77777777" w:rsidR="0055485A" w:rsidRDefault="00000000">
      <w:pPr>
        <w:spacing w:after="120" w:line="276" w:lineRule="auto"/>
        <w:jc w:val="both"/>
      </w:pPr>
      <w:r>
        <w:t xml:space="preserve">El sistema sigue </w:t>
      </w:r>
      <w:del w:id="309" w:author="Claude" w:date="2026-10-14T12:00:00Z">
        <w:r>
          <w:delText>ese</w:delText>
        </w:r>
      </w:del>
      <w:ins w:id="310" w:author="Claude" w:date="2026-10-14T12:00:00Z">
        <w:r>
          <w:t>este</w:t>
        </w:r>
      </w:ins>
      <w:r>
        <w:t xml:space="preserve"> enfoque basado en </w:t>
      </w:r>
      <w:del w:id="311" w:author="Claude" w:date="2026-10-14T12:00:00Z">
        <w:r>
          <w:delText>reglas. Tiene dos</w:delText>
        </w:r>
      </w:del>
      <w:ins w:id="312" w:author="Claude" w:date="2026-10-14T12:00:00Z">
        <w:r>
          <w:t>reglas con tres</w:t>
        </w:r>
      </w:ins>
      <w:r>
        <w:t xml:space="preserve"> gestos,</w:t>
      </w:r>
      <w:del w:id="313" w:author="Claude" w:date="2026-10-14T12:00:00Z">
        <w:r>
          <w:delText xml:space="preserve"> mano derecha para empezar y mano izquierda para parar,</w:delText>
        </w:r>
      </w:del>
      <w:r>
        <w:t xml:space="preserve"> definidos como condiciones geométricas sobre </w:t>
      </w:r>
      <w:del w:id="314" w:author="Claude" w:date="2026-10-14T12:00:00Z">
        <w:r>
          <w:delText>landmarks</w:delText>
        </w:r>
      </w:del>
      <w:ins w:id="315" w:author="Claude" w:date="2026-10-14T12:00:00Z">
        <w:r>
          <w:t>los puntos clave</w:t>
        </w:r>
      </w:ins>
      <w:r>
        <w:t xml:space="preserve"> de </w:t>
      </w:r>
      <w:proofErr w:type="spellStart"/>
      <w:r>
        <w:t>MediaPipe</w:t>
      </w:r>
      <w:proofErr w:type="spellEnd"/>
      <w:r>
        <w:t xml:space="preserve"> </w:t>
      </w:r>
      <w:del w:id="316" w:author="Claude" w:date="2026-10-14T12:00:00Z">
        <w:r>
          <w:delText>Pose, con</w:delText>
        </w:r>
      </w:del>
      <w:ins w:id="317" w:author="Claude" w:date="2026-10-14T12:00:00Z">
        <w:r>
          <w:t>Pose: la mano derecha levantada inicia el seguimiento, la izquierda lo detiene y las dos manos juntas sobre la cabeza (gesto «casa») ordenan la vuelta a la posición de inicio. Cada gesto exige</w:t>
        </w:r>
      </w:ins>
      <w:r>
        <w:t xml:space="preserve"> confirmación </w:t>
      </w:r>
      <w:del w:id="318" w:author="Claude" w:date="2026-10-14T12:00:00Z">
        <w:r>
          <w:delText>por</w:delText>
        </w:r>
      </w:del>
      <w:ins w:id="319" w:author="Claude" w:date="2026-10-14T12:00:00Z">
        <w:r>
          <w:t>durante varios</w:t>
        </w:r>
      </w:ins>
      <w:r>
        <w:t xml:space="preserve"> fotogramas y</w:t>
      </w:r>
      <w:ins w:id="320" w:author="Claude" w:date="2026-10-14T12:00:00Z">
        <w:r>
          <w:t xml:space="preserve"> un tiempo de</w:t>
        </w:r>
      </w:ins>
      <w:r>
        <w:t xml:space="preserve"> espera entre comandos </w:t>
      </w:r>
      <w:del w:id="321" w:author="Claude" w:date="2026-10-14T12:00:00Z">
        <w:r>
          <w:delText>(3.3.2).</w:delText>
        </w:r>
      </w:del>
      <w:ins w:id="322" w:author="Claude" w:date="2026-10-14T12:00:00Z">
        <w:r>
          <w:t>(apartado 3.3.2).</w:t>
        </w:r>
      </w:ins>
      <w:r>
        <w:t xml:space="preserve"> El vocabulario es mínimo a propósito, porque la interacción se limita a </w:t>
      </w:r>
      <w:del w:id="323" w:author="Claude" w:date="2026-10-14T12:00:00Z">
        <w:r>
          <w:delText>iniciar y detener el seguimiento.</w:delText>
        </w:r>
      </w:del>
      <w:ins w:id="324" w:author="Claude" w:date="2026-10-14T12:00:00Z">
        <w:r>
          <w:t>esas tres órdenes.</w:t>
        </w:r>
      </w:ins>
    </w:p>
    <w:p w14:paraId="3EC916F8" w14:textId="77777777" w:rsidR="0055485A" w:rsidRDefault="00000000">
      <w:pPr>
        <w:pStyle w:val="Ttulo2"/>
        <w:spacing w:before="240" w:after="80"/>
      </w:pPr>
      <w:r>
        <w:t>2.7 Seguimiento de estado: filtros bayesianos</w:t>
      </w:r>
    </w:p>
    <w:p w14:paraId="43830CB9" w14:textId="77777777" w:rsidR="0055485A" w:rsidRDefault="00000000">
      <w:pPr>
        <w:spacing w:after="120" w:line="276" w:lineRule="auto"/>
        <w:jc w:val="both"/>
      </w:pPr>
      <w:r>
        <w:t xml:space="preserve">Los filtros bayesianos (Kalman, EKF, UKF y </w:t>
      </w:r>
      <w:ins w:id="325" w:author="Claude" w:date="2026-10-14T12:00:00Z">
        <w:r>
          <w:t xml:space="preserve">filtros </w:t>
        </w:r>
      </w:ins>
      <w:r>
        <w:t xml:space="preserve">de partículas) son el enfoque </w:t>
      </w:r>
      <w:del w:id="326" w:author="Claude" w:date="2026-10-14T12:00:00Z">
        <w:r>
          <w:delText>de siempre</w:delText>
        </w:r>
      </w:del>
      <w:ins w:id="327" w:author="Claude" w:date="2026-10-14T12:00:00Z">
        <w:r>
          <w:t>habitual</w:t>
        </w:r>
      </w:ins>
      <w:r>
        <w:t xml:space="preserve"> para seguir </w:t>
      </w:r>
      <w:del w:id="328" w:author="Claude" w:date="2026-10-14T12:00:00Z">
        <w:r>
          <w:delText>personas, y llevan así</w:delText>
        </w:r>
      </w:del>
      <w:ins w:id="329" w:author="Claude" w:date="2026-10-14T12:00:00Z">
        <w:r>
          <w:t>personas desde hace</w:t>
        </w:r>
      </w:ins>
      <w:r>
        <w:t xml:space="preserve"> más de dos décadas (Urrea &amp; Agramonte, 2021). </w:t>
      </w:r>
      <w:proofErr w:type="spellStart"/>
      <w:r>
        <w:t>Bellotto</w:t>
      </w:r>
      <w:proofErr w:type="spellEnd"/>
      <w:r>
        <w:t xml:space="preserve"> y </w:t>
      </w:r>
      <w:proofErr w:type="spellStart"/>
      <w:r>
        <w:t>Hu</w:t>
      </w:r>
      <w:proofErr w:type="spellEnd"/>
      <w:r>
        <w:t xml:space="preserve"> (2010) muestran que el UKF puede </w:t>
      </w:r>
      <w:del w:id="330" w:author="Claude" w:date="2026-10-14T12:00:00Z">
        <w:r>
          <w:delText>dar</w:delText>
        </w:r>
      </w:del>
      <w:ins w:id="331" w:author="Claude" w:date="2026-10-14T12:00:00Z">
        <w:r>
          <w:t>ofrecer</w:t>
        </w:r>
      </w:ins>
      <w:r>
        <w:t xml:space="preserve"> resultados </w:t>
      </w:r>
      <w:del w:id="332" w:author="Claude" w:date="2026-10-14T12:00:00Z">
        <w:r>
          <w:delText>parecidos a</w:delText>
        </w:r>
      </w:del>
      <w:ins w:id="333" w:author="Claude" w:date="2026-10-14T12:00:00Z">
        <w:r>
          <w:t>similares a los de</w:t>
        </w:r>
      </w:ins>
      <w:r>
        <w:t xml:space="preserve"> un filtro de partículas </w:t>
      </w:r>
      <w:del w:id="334" w:author="Claude" w:date="2026-10-14T12:00:00Z">
        <w:r>
          <w:delText>gastando</w:delText>
        </w:r>
      </w:del>
      <w:ins w:id="335" w:author="Claude" w:date="2026-10-14T12:00:00Z">
        <w:r>
          <w:t>con un coste computacional</w:t>
        </w:r>
      </w:ins>
      <w:r>
        <w:t xml:space="preserve"> mucho </w:t>
      </w:r>
      <w:del w:id="336" w:author="Claude" w:date="2026-10-14T12:00:00Z">
        <w:r>
          <w:delText>menos, lo que interesa</w:delText>
        </w:r>
      </w:del>
      <w:ins w:id="337" w:author="Claude" w:date="2026-10-14T12:00:00Z">
        <w:r>
          <w:t>menor, algo relevante</w:t>
        </w:r>
      </w:ins>
      <w:r>
        <w:t xml:space="preserve"> en plataformas sin GPU como la de este proyecto. Schulz et al. (2003) abordan el seguimiento simultáneo de varias personas desde un robot móvil con filtros de asociación de datos basados en muestreo.</w:t>
      </w:r>
    </w:p>
    <w:p w14:paraId="158BECE0" w14:textId="77777777" w:rsidR="0055485A" w:rsidRDefault="00000000">
      <w:pPr>
        <w:spacing w:after="120" w:line="276" w:lineRule="auto"/>
        <w:jc w:val="both"/>
      </w:pPr>
      <w:r>
        <w:lastRenderedPageBreak/>
        <w:t>El nodo de seguimiento usa un filtro de Kalman lineal</w:t>
      </w:r>
      <w:ins w:id="338" w:author="Claude" w:date="2026-10-14T12:00:00Z">
        <w:r>
          <w:t xml:space="preserve"> (Kalman, 1960)</w:t>
        </w:r>
      </w:ins>
      <w:r>
        <w:t xml:space="preserve"> con estado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y modelo de aceleración constante </w:t>
      </w:r>
      <w:del w:id="339" w:author="Claude" w:date="2026-10-14T12:00:00Z">
        <w:r>
          <w:delText>(3.3.3,</w:delText>
        </w:r>
      </w:del>
      <w:ins w:id="340" w:author="Claude" w:date="2026-10-14T12:00:00Z">
        <w:r>
          <w:t>(apartados 3.3.3 y</w:t>
        </w:r>
      </w:ins>
      <w:r>
        <w:t xml:space="preserve"> 4.5). Es la opción más ligera y </w:t>
      </w:r>
      <w:del w:id="341" w:author="Claude" w:date="2026-10-14T12:00:00Z">
        <w:r>
          <w:delText>encaja</w:delText>
        </w:r>
      </w:del>
      <w:ins w:id="342" w:author="Claude" w:date="2026-10-14T12:00:00Z">
        <w:r>
          <w:t>resulta suficiente</w:t>
        </w:r>
      </w:ins>
      <w:r>
        <w:t xml:space="preserve"> porque</w:t>
      </w:r>
      <w:ins w:id="343" w:author="Claude" w:date="2026-10-14T12:00:00Z">
        <w:r>
          <w:t xml:space="preserve"> tanto</w:t>
        </w:r>
      </w:ins>
      <w:r>
        <w:t xml:space="preserve"> el modelo de movimiento </w:t>
      </w:r>
      <w:del w:id="344" w:author="Claude" w:date="2026-10-14T12:00:00Z">
        <w:r>
          <w:delText>y</w:delText>
        </w:r>
      </w:del>
      <w:ins w:id="345" w:author="Claude" w:date="2026-10-14T12:00:00Z">
        <w:r>
          <w:t>como</w:t>
        </w:r>
      </w:ins>
      <w:r>
        <w:t xml:space="preserve"> el de observación</w:t>
      </w:r>
      <w:del w:id="346" w:author="Claude" w:date="2026-10-14T12:00:00Z">
        <w:r>
          <w:delText xml:space="preserve"> ya</w:delText>
        </w:r>
      </w:del>
      <w:r>
        <w:t xml:space="preserve"> son lineales: un EKF, </w:t>
      </w:r>
      <w:del w:id="347" w:author="Claude" w:date="2026-10-14T12:00:00Z">
        <w:r>
          <w:delText>y</w:delText>
        </w:r>
      </w:del>
      <w:ins w:id="348" w:author="Claude" w:date="2026-10-14T12:00:00Z">
        <w:r>
          <w:t>un</w:t>
        </w:r>
      </w:ins>
      <w:r>
        <w:t xml:space="preserve"> UKF o un filtro de partículas </w:t>
      </w:r>
      <w:del w:id="349" w:author="Claude" w:date="2026-10-14T12:00:00Z">
        <w:r>
          <w:delText>costarían más</w:delText>
        </w:r>
      </w:del>
      <w:ins w:id="350" w:author="Claude" w:date="2026-10-14T12:00:00Z">
        <w:r>
          <w:t>tendrían un coste mayor</w:t>
        </w:r>
      </w:ins>
      <w:r>
        <w:t xml:space="preserve"> y solo </w:t>
      </w:r>
      <w:del w:id="351" w:author="Claude" w:date="2026-10-14T12:00:00Z">
        <w:r>
          <w:delText>compensarán</w:delText>
        </w:r>
      </w:del>
      <w:ins w:id="352" w:author="Claude" w:date="2026-10-14T12:00:00Z">
        <w:r>
          <w:t>compensarían</w:t>
        </w:r>
      </w:ins>
      <w:r>
        <w:t xml:space="preserve"> si la observación </w:t>
      </w:r>
      <w:del w:id="353" w:author="Claude" w:date="2026-10-14T12:00:00Z">
        <w:r>
          <w:delText>fuese</w:delText>
        </w:r>
      </w:del>
      <w:ins w:id="354" w:author="Claude" w:date="2026-10-14T12:00:00Z">
        <w:r>
          <w:t>fuera</w:t>
        </w:r>
      </w:ins>
      <w:r>
        <w:t xml:space="preserve"> no lineal.</w:t>
      </w:r>
    </w:p>
    <w:p w14:paraId="340B14C8" w14:textId="77777777" w:rsidR="0055485A" w:rsidRDefault="00000000">
      <w:pPr>
        <w:pStyle w:val="Ttulo2"/>
        <w:spacing w:before="240" w:after="80"/>
      </w:pPr>
      <w:r>
        <w:t>2.8 Evitación de obstáculos y control de movimiento</w:t>
      </w:r>
    </w:p>
    <w:p w14:paraId="28291A78" w14:textId="77777777" w:rsidR="0055485A" w:rsidRDefault="00000000">
      <w:pPr>
        <w:spacing w:after="120" w:line="276" w:lineRule="auto"/>
        <w:jc w:val="both"/>
      </w:pPr>
      <w:r>
        <w:t xml:space="preserve">El </w:t>
      </w:r>
      <w:del w:id="355" w:author="Claude" w:date="2026-10-14T12:00:00Z">
        <w:r>
          <w:delText>Dynamic Window Approach</w:delText>
        </w:r>
      </w:del>
      <w:ins w:id="356" w:author="Claude" w:date="2026-10-14T12:00:00Z">
        <w:r>
          <w:rPr>
            <w:i/>
            <w:iCs/>
          </w:rPr>
          <w:t xml:space="preserve">Dynamic Window </w:t>
        </w:r>
        <w:proofErr w:type="spellStart"/>
        <w:r>
          <w:rPr>
            <w:i/>
            <w:iCs/>
          </w:rPr>
          <w:t>Approach</w:t>
        </w:r>
      </w:ins>
      <w:proofErr w:type="spellEnd"/>
      <w:r>
        <w:t xml:space="preserve"> (DWA; Fox et al., 1997) </w:t>
      </w:r>
      <w:del w:id="357" w:author="Claude" w:date="2026-10-14T12:00:00Z">
        <w:r>
          <w:delText>restringe la búsqueda al</w:delText>
        </w:r>
      </w:del>
      <w:ins w:id="358" w:author="Claude" w:date="2026-10-14T12:00:00Z">
        <w:r>
          <w:t>busca la mejor orden de velocidad directamente en el</w:t>
        </w:r>
      </w:ins>
      <w:r>
        <w:t xml:space="preserve"> espacio de velocidades </w:t>
      </w:r>
      <w:del w:id="359" w:author="Claude" w:date="2026-10-14T12:00:00Z">
        <w:r>
          <w:delText>directamente</w:delText>
        </w:r>
      </w:del>
      <w:ins w:id="360" w:author="Claude" w:date="2026-10-14T12:00:00Z">
        <w:r>
          <w:t>alcanzables por el robot, simulando la trayectoria que produciría cada candidata durante un breve horizonte. Es uno</w:t>
        </w:r>
      </w:ins>
      <w:r>
        <w:t xml:space="preserve"> de los métodos </w:t>
      </w:r>
      <w:del w:id="361" w:author="Claude" w:date="2026-10-14T12:00:00Z">
        <w:r>
          <w:delText>más adoptados</w:delText>
        </w:r>
      </w:del>
      <w:ins w:id="362" w:author="Claude" w:date="2026-10-14T12:00:00Z">
        <w:r>
          <w:t>de evitación de obstáculos más utilizados</w:t>
        </w:r>
      </w:ins>
      <w:r>
        <w:t xml:space="preserve"> en interiores, y </w:t>
      </w:r>
      <w:del w:id="363" w:author="Claude" w:date="2026-10-14T12:00:00Z">
        <w:r>
          <w:delText>el que emplea Nav2 (2.9)</w:delText>
        </w:r>
      </w:del>
      <w:ins w:id="364" w:author="Claude" w:date="2026-10-14T12:00:00Z">
        <w:r>
          <w:t>Nav2 ofrece una implementación suya (DWB), que es la que se ha configurado en este proyecto</w:t>
        </w:r>
      </w:ins>
      <w:r>
        <w:t xml:space="preserve"> como controlador local </w:t>
      </w:r>
      <w:del w:id="365" w:author="Claude" w:date="2026-10-14T12:00:00Z">
        <w:r>
          <w:delText>estándar.</w:delText>
        </w:r>
      </w:del>
      <w:ins w:id="366" w:author="Claude" w:date="2026-10-14T12:00:00Z">
        <w:r>
          <w:t>(apartado 2.9).</w:t>
        </w:r>
      </w:ins>
    </w:p>
    <w:p w14:paraId="4BE930F4" w14:textId="77777777" w:rsidR="0055485A" w:rsidRDefault="00000000">
      <w:pPr>
        <w:spacing w:after="120" w:line="276" w:lineRule="auto"/>
        <w:jc w:val="both"/>
      </w:pPr>
      <w:r>
        <w:t xml:space="preserve">El nodo de seguimiento evita </w:t>
      </w:r>
      <w:ins w:id="367" w:author="Claude" w:date="2026-10-14T12:00:00Z">
        <w:r>
          <w:t xml:space="preserve">los </w:t>
        </w:r>
      </w:ins>
      <w:r>
        <w:t xml:space="preserve">obstáculos con una idea </w:t>
      </w:r>
      <w:del w:id="368" w:author="Claude" w:date="2026-10-14T12:00:00Z">
        <w:r>
          <w:delText>parecida: se aleja en ángulo y frena</w:delText>
        </w:r>
      </w:del>
      <w:ins w:id="369" w:author="Claude" w:date="2026-10-14T12:00:00Z">
        <w:r>
          <w:t>parecida pero más sencilla: desvía el rumbo y reduce la velocidad</w:t>
        </w:r>
      </w:ins>
      <w:r>
        <w:t xml:space="preserve"> cuando </w:t>
      </w:r>
      <w:del w:id="370" w:author="Claude" w:date="2026-10-14T12:00:00Z">
        <w:r>
          <w:delText>hay</w:delText>
        </w:r>
      </w:del>
      <w:ins w:id="371" w:author="Claude" w:date="2026-10-14T12:00:00Z">
        <w:r>
          <w:t>detecta</w:t>
        </w:r>
      </w:ins>
      <w:r>
        <w:t xml:space="preserve"> algo cerca </w:t>
      </w:r>
      <w:del w:id="372" w:author="Claude" w:date="2026-10-14T12:00:00Z">
        <w:r>
          <w:delText>(3.3.3). Es una versión simplificada del DWA completo, porque no simula trayectorias y aplica</w:delText>
        </w:r>
      </w:del>
      <w:ins w:id="373" w:author="Claude" w:date="2026-10-14T12:00:00Z">
        <w:r>
          <w:t>(apartado 3.3.3). Al no simular trayectorias, es</w:t>
        </w:r>
      </w:ins>
      <w:r>
        <w:t xml:space="preserve"> una regla reactiva sobre el sector </w:t>
      </w:r>
      <w:del w:id="374" w:author="Claude" w:date="2026-10-14T12:00:00Z">
        <w:r>
          <w:delText>frontal. Nav2 reserva el DWA completo para la navegación sin seguimiento activo.</w:delText>
        </w:r>
      </w:del>
      <w:ins w:id="375" w:author="Claude" w:date="2026-10-14T12:00:00Z">
        <w:r>
          <w:t>frontal y no un DWA completo, que queda reservado a Nav2 durante la navegación.</w:t>
        </w:r>
      </w:ins>
    </w:p>
    <w:p w14:paraId="4C07E5CB" w14:textId="77777777" w:rsidR="0055485A" w:rsidRDefault="00000000">
      <w:pPr>
        <w:pStyle w:val="Ttulo2"/>
        <w:spacing w:before="240" w:after="80"/>
      </w:pPr>
      <w:r>
        <w:t>2.9 Cartografía y navegación autónoma (SLAM y Nav2)</w:t>
      </w:r>
    </w:p>
    <w:p w14:paraId="66077ED3" w14:textId="77777777" w:rsidR="0055485A" w:rsidRDefault="00000000">
      <w:pPr>
        <w:spacing w:after="120" w:line="276" w:lineRule="auto"/>
        <w:jc w:val="both"/>
      </w:pPr>
      <w:r>
        <w:t>Para</w:t>
      </w:r>
      <w:ins w:id="376" w:author="Claude" w:date="2026-10-14T12:00:00Z">
        <w:r>
          <w:t xml:space="preserve"> la</w:t>
        </w:r>
      </w:ins>
      <w:r>
        <w:t xml:space="preserve"> cartografía, el sistema usa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xml:space="preserve">, 2021), la </w:t>
      </w:r>
      <w:ins w:id="377" w:author="Claude" w:date="2026-10-14T12:00:00Z">
        <w:r>
          <w:t xml:space="preserve">herramienta de </w:t>
        </w:r>
      </w:ins>
      <w:r>
        <w:t xml:space="preserve">referencia en ROS </w:t>
      </w:r>
      <w:del w:id="378" w:author="Claude" w:date="2026-10-14T12:00:00Z">
        <w:r>
          <w:delText>2 (mapeo</w:delText>
        </w:r>
      </w:del>
      <w:ins w:id="379" w:author="Claude" w:date="2026-10-14T12:00:00Z">
        <w:r>
          <w:t>2, que permite el mapeo</w:t>
        </w:r>
      </w:ins>
      <w:r>
        <w:t xml:space="preserve"> síncrono y asíncrono,</w:t>
      </w:r>
      <w:ins w:id="380" w:author="Claude" w:date="2026-10-14T12:00:00Z">
        <w:r>
          <w:t xml:space="preserve"> la</w:t>
        </w:r>
      </w:ins>
      <w:r>
        <w:t xml:space="preserve"> localización sobre un mapa guardado y </w:t>
      </w:r>
      <w:ins w:id="381" w:author="Claude" w:date="2026-10-14T12:00:00Z">
        <w:r>
          <w:t xml:space="preserve">la </w:t>
        </w:r>
      </w:ins>
      <w:r>
        <w:t xml:space="preserve">fusión de </w:t>
      </w:r>
      <w:del w:id="382" w:author="Claude" w:date="2026-10-14T12:00:00Z">
        <w:r>
          <w:delText>mapas).</w:delText>
        </w:r>
      </w:del>
      <w:ins w:id="383" w:author="Claude" w:date="2026-10-14T12:00:00Z">
        <w:r>
          <w:t>mapas.</w:t>
        </w:r>
      </w:ins>
      <w:r>
        <w:t xml:space="preserve"> En la Fase 2 sustituyó al SLAM básico </w:t>
      </w:r>
      <w:del w:id="384" w:author="Claude" w:date="2026-10-14T12:00:00Z">
        <w:r>
          <w:delText>de</w:delText>
        </w:r>
      </w:del>
      <w:ins w:id="385" w:author="Claude" w:date="2026-10-14T12:00:00Z">
        <w:r>
          <w:t>desarrollado en</w:t>
        </w:r>
      </w:ins>
      <w:r>
        <w:t xml:space="preserve"> la Fase 1 </w:t>
      </w:r>
      <w:del w:id="386" w:author="Claude" w:date="2026-10-14T12:00:00Z">
        <w:r>
          <w:delText>(§3.3.7), porque es</w:delText>
        </w:r>
      </w:del>
      <w:ins w:id="387" w:author="Claude" w:date="2026-10-14T12:00:00Z">
        <w:r>
          <w:t>(apartado 3.3.7), por ser</w:t>
        </w:r>
      </w:ins>
      <w:r>
        <w:t xml:space="preserve"> más robusto y </w:t>
      </w:r>
      <w:del w:id="388" w:author="Claude" w:date="2026-10-14T12:00:00Z">
        <w:r>
          <w:delText>cierra bucles.</w:delText>
        </w:r>
      </w:del>
      <w:ins w:id="389" w:author="Claude" w:date="2026-10-14T12:00:00Z">
        <w:r>
          <w:t>capaz de cerrar bucles, es decir, de corregir el mapa al reconocer una zona ya visitada.</w:t>
        </w:r>
      </w:ins>
    </w:p>
    <w:p w14:paraId="48995BF0" w14:textId="77777777" w:rsidR="0055485A" w:rsidRDefault="00000000">
      <w:pPr>
        <w:spacing w:after="120" w:line="276" w:lineRule="auto"/>
        <w:jc w:val="both"/>
      </w:pPr>
      <w:r>
        <w:t>Para</w:t>
      </w:r>
      <w:ins w:id="390" w:author="Claude" w:date="2026-10-14T12:00:00Z">
        <w:r>
          <w:t xml:space="preserve"> la</w:t>
        </w:r>
      </w:ins>
      <w:r>
        <w:t xml:space="preserve"> navegación, el sistema usa </w:t>
      </w:r>
      <w:del w:id="391" w:author="Claude" w:date="2026-10-14T12:00:00Z">
        <w:r>
          <w:delText>Nav2, el sucesor del stack de ROS 1</w:delText>
        </w:r>
      </w:del>
      <w:ins w:id="392" w:author="Claude" w:date="2026-10-14T12:00:00Z">
        <w:r>
          <w:t>Nav2</w:t>
        </w:r>
      </w:ins>
      <w:r>
        <w:t xml:space="preserve"> (</w:t>
      </w:r>
      <w:proofErr w:type="spellStart"/>
      <w:r>
        <w:t>Macenski</w:t>
      </w:r>
      <w:proofErr w:type="spellEnd"/>
      <w:r>
        <w:t xml:space="preserve"> et al., 2020), </w:t>
      </w:r>
      <w:ins w:id="393" w:author="Claude" w:date="2026-10-14T12:00:00Z">
        <w:r>
          <w:t xml:space="preserve">sucesor de la pila de navegación de ROS 1, </w:t>
        </w:r>
      </w:ins>
      <w:r>
        <w:t xml:space="preserve">que separa </w:t>
      </w:r>
      <w:ins w:id="394" w:author="Claude" w:date="2026-10-14T12:00:00Z">
        <w:r>
          <w:t xml:space="preserve">la </w:t>
        </w:r>
      </w:ins>
      <w:r>
        <w:t>planificación global,</w:t>
      </w:r>
      <w:ins w:id="395" w:author="Claude" w:date="2026-10-14T12:00:00Z">
        <w:r>
          <w:t xml:space="preserve"> el</w:t>
        </w:r>
      </w:ins>
      <w:r>
        <w:t xml:space="preserve"> control local y </w:t>
      </w:r>
      <w:ins w:id="396" w:author="Claude" w:date="2026-10-14T12:00:00Z">
        <w:r>
          <w:t xml:space="preserve">la </w:t>
        </w:r>
      </w:ins>
      <w:r>
        <w:t xml:space="preserve">percepción, coordinados </w:t>
      </w:r>
      <w:del w:id="397" w:author="Claude" w:date="2026-10-14T12:00:00Z">
        <w:r>
          <w:delText>con</w:delText>
        </w:r>
      </w:del>
      <w:ins w:id="398" w:author="Claude" w:date="2026-10-14T12:00:00Z">
        <w:r>
          <w:t>mediante</w:t>
        </w:r>
      </w:ins>
      <w:r>
        <w:t xml:space="preserve"> árboles de comportamiento y </w:t>
      </w:r>
      <w:del w:id="399" w:author="Claude" w:date="2026-10-14T12:00:00Z">
        <w:r>
          <w:delText>lifecycle nodes (más algoritmos en</w:delText>
        </w:r>
      </w:del>
      <w:ins w:id="400" w:author="Claude" w:date="2026-10-14T12:00:00Z">
        <w:r>
          <w:t>nodos con ciclo de vida gestionado (</w:t>
        </w:r>
        <w:proofErr w:type="spellStart"/>
        <w:r>
          <w:rPr>
            <w:i/>
            <w:iCs/>
          </w:rPr>
          <w:t>lifecycle</w:t>
        </w:r>
        <w:proofErr w:type="spellEnd"/>
        <w:r>
          <w:rPr>
            <w:i/>
            <w:iCs/>
          </w:rPr>
          <w:t xml:space="preserve"> </w:t>
        </w:r>
        <w:proofErr w:type="spellStart"/>
        <w:r>
          <w:rPr>
            <w:i/>
            <w:iCs/>
          </w:rPr>
          <w:t>nodes</w:t>
        </w:r>
        <w:proofErr w:type="spellEnd"/>
        <w:r>
          <w:t>);</w:t>
        </w:r>
      </w:ins>
      <w:r>
        <w:t xml:space="preserve"> </w:t>
      </w:r>
      <w:proofErr w:type="spellStart"/>
      <w:r>
        <w:t>Macenski</w:t>
      </w:r>
      <w:proofErr w:type="spellEnd"/>
      <w:r>
        <w:t xml:space="preserve"> et </w:t>
      </w:r>
      <w:del w:id="401" w:author="Claude" w:date="2026-10-14T12:00:00Z">
        <w:r>
          <w:delText>al., 2023).</w:delText>
        </w:r>
      </w:del>
      <w:ins w:id="402" w:author="Claude" w:date="2026-10-14T12:00:00Z">
        <w:r>
          <w:t>al. (2023) revisan los algoritmos disponibles.</w:t>
        </w:r>
      </w:ins>
      <w:r>
        <w:t xml:space="preserve"> Este TFM </w:t>
      </w:r>
      <w:del w:id="403" w:author="Claude" w:date="2026-10-14T12:00:00Z">
        <w:r>
          <w:delText>solo llega a una demostración mínima:</w:delText>
        </w:r>
      </w:del>
      <w:ins w:id="404" w:author="Claude" w:date="2026-10-14T12:00:00Z">
        <w:r>
          <w:t>utiliza solo una parte de sus capacidades —localización con</w:t>
        </w:r>
      </w:ins>
      <w:r>
        <w:t xml:space="preserve"> AMCL sobre un mapa guardado y navegación </w:t>
      </w:r>
      <w:del w:id="405" w:author="Claude" w:date="2026-10-14T12:00:00Z">
        <w:r>
          <w:delText>a un objetivo. Nav2 puede bastante más, pero</w:delText>
        </w:r>
      </w:del>
      <w:ins w:id="406" w:author="Claude" w:date="2026-10-14T12:00:00Z">
        <w:r>
          <w:t>hasta un objetivo—, ya que</w:t>
        </w:r>
      </w:ins>
      <w:r>
        <w:t xml:space="preserve"> el número de sesiones </w:t>
      </w:r>
      <w:ins w:id="407" w:author="Claude" w:date="2026-10-14T12:00:00Z">
        <w:r>
          <w:t xml:space="preserve">de laboratorio </w:t>
        </w:r>
      </w:ins>
      <w:r>
        <w:t xml:space="preserve">era limitado </w:t>
      </w:r>
      <w:del w:id="408" w:author="Claude" w:date="2026-10-14T12:00:00Z">
        <w:r>
          <w:delText>(1.4).</w:delText>
        </w:r>
      </w:del>
      <w:ins w:id="409" w:author="Claude" w:date="2026-10-14T12:00:00Z">
        <w:r>
          <w:t>(apartado 1.5).</w:t>
        </w:r>
      </w:ins>
    </w:p>
    <w:p w14:paraId="3E68E69F" w14:textId="77777777" w:rsidR="0055485A" w:rsidRDefault="00000000">
      <w:pPr>
        <w:pStyle w:val="Ttulo2"/>
        <w:spacing w:before="240" w:after="80"/>
      </w:pPr>
      <w:r>
        <w:t>2.10 Síntesis: qué aporta este TFM</w:t>
      </w:r>
    </w:p>
    <w:p w14:paraId="596432D5" w14:textId="77777777" w:rsidR="0055485A" w:rsidRDefault="00000000">
      <w:pPr>
        <w:spacing w:after="120" w:line="276" w:lineRule="auto"/>
        <w:jc w:val="both"/>
      </w:pPr>
      <w:r>
        <w:t xml:space="preserve">Todas las técnicas citadas </w:t>
      </w:r>
      <w:del w:id="410" w:author="Claude" w:date="2026-10-14T12:00:00Z">
        <w:r>
          <w:delText>ya existían;</w:delText>
        </w:r>
      </w:del>
      <w:ins w:id="411" w:author="Claude" w:date="2026-10-14T12:00:00Z">
        <w:r>
          <w:t>existían previamente;</w:t>
        </w:r>
      </w:ins>
      <w:r>
        <w:t xml:space="preserve"> el trabajo </w:t>
      </w:r>
      <w:del w:id="412" w:author="Claude" w:date="2026-10-14T12:00:00Z">
        <w:r>
          <w:delText>consistió</w:delText>
        </w:r>
      </w:del>
      <w:ins w:id="413" w:author="Claude" w:date="2026-10-14T12:00:00Z">
        <w:r>
          <w:t>ha consistido</w:t>
        </w:r>
      </w:ins>
      <w:r>
        <w:t xml:space="preserve"> en hacerlas funcionar juntas en el NUC, </w:t>
      </w:r>
      <w:del w:id="414" w:author="Claude" w:date="2026-10-14T12:00:00Z">
        <w:r>
          <w:delText>algo limitado y complejo por su potencia.</w:delText>
        </w:r>
      </w:del>
      <w:ins w:id="415" w:author="Claude" w:date="2026-10-14T12:00:00Z">
        <w:r>
          <w:t>cuya capacidad de cómputo limitada condiciona muchas de las decisiones.</w:t>
        </w:r>
      </w:ins>
      <w:r>
        <w:t xml:space="preserve"> Las decisiones propias más </w:t>
      </w:r>
      <w:del w:id="416" w:author="Claude" w:date="2026-10-14T12:00:00Z">
        <w:r>
          <w:delText>claras son estas:</w:delText>
        </w:r>
      </w:del>
      <w:ins w:id="417" w:author="Claude" w:date="2026-10-14T12:00:00Z">
        <w:r>
          <w:t>relevantes son las siguientes:</w:t>
        </w:r>
      </w:ins>
    </w:p>
    <w:p w14:paraId="73FF03BF" w14:textId="77777777" w:rsidR="0055485A" w:rsidRDefault="00000000">
      <w:pPr>
        <w:numPr>
          <w:ilvl w:val="0"/>
          <w:numId w:val="1"/>
        </w:numPr>
        <w:pBdr>
          <w:top w:val="nil"/>
          <w:left w:val="nil"/>
          <w:bottom w:val="nil"/>
          <w:right w:val="nil"/>
          <w:between w:val="nil"/>
        </w:pBdr>
        <w:spacing w:after="120" w:line="280" w:lineRule="auto"/>
      </w:pPr>
      <w:r>
        <w:rPr>
          <w:color w:val="000000"/>
        </w:rPr>
        <w:t xml:space="preserve">DBSCAN reimplementado sobre </w:t>
      </w:r>
      <w:proofErr w:type="spellStart"/>
      <w:proofErr w:type="gramStart"/>
      <w:r>
        <w:rPr>
          <w:color w:val="000000"/>
        </w:rPr>
        <w:t>scipy.cKDTree</w:t>
      </w:r>
      <w:proofErr w:type="spellEnd"/>
      <w:proofErr w:type="gramEnd"/>
      <w:r>
        <w:rPr>
          <w:color w:val="000000"/>
        </w:rPr>
        <w:t xml:space="preserve">, porque </w:t>
      </w:r>
      <w:proofErr w:type="spellStart"/>
      <w:r>
        <w:rPr>
          <w:color w:val="000000"/>
        </w:rPr>
        <w:t>scikit-learn</w:t>
      </w:r>
      <w:proofErr w:type="spellEnd"/>
      <w:r>
        <w:rPr>
          <w:color w:val="000000"/>
        </w:rPr>
        <w:t xml:space="preserve"> no era compatible con la versión de Python </w:t>
      </w:r>
      <w:del w:id="418" w:author="Claude" w:date="2026-10-14T12:00:00Z">
        <w:r>
          <w:rPr>
            <w:color w:val="000000"/>
          </w:rPr>
          <w:delText>del NUC (3.3.1).</w:delText>
        </w:r>
      </w:del>
      <w:ins w:id="419" w:author="Claude" w:date="2026-10-14T12:00:00Z">
        <w:r>
          <w:rPr>
            <w:color w:val="000000"/>
          </w:rPr>
          <w:t>instalada en el NUC (apartado 3.3.1).</w:t>
        </w:r>
      </w:ins>
    </w:p>
    <w:p w14:paraId="193FA595" w14:textId="77777777" w:rsidR="0055485A" w:rsidRDefault="00000000">
      <w:pPr>
        <w:numPr>
          <w:ilvl w:val="0"/>
          <w:numId w:val="1"/>
        </w:numPr>
        <w:pBdr>
          <w:top w:val="nil"/>
          <w:left w:val="nil"/>
          <w:bottom w:val="nil"/>
          <w:right w:val="nil"/>
          <w:between w:val="nil"/>
        </w:pBdr>
        <w:spacing w:after="120" w:line="280" w:lineRule="auto"/>
      </w:pPr>
      <w:r>
        <w:rPr>
          <w:color w:val="000000"/>
        </w:rPr>
        <w:lastRenderedPageBreak/>
        <w:t xml:space="preserve">Un esquema de fusión </w:t>
      </w:r>
      <w:proofErr w:type="spellStart"/>
      <w:r>
        <w:rPr>
          <w:color w:val="000000"/>
        </w:rPr>
        <w:t>LiDAR</w:t>
      </w:r>
      <w:proofErr w:type="spellEnd"/>
      <w:r>
        <w:rPr>
          <w:color w:val="000000"/>
        </w:rPr>
        <w:t xml:space="preserve">-cámara </w:t>
      </w:r>
      <w:del w:id="420" w:author="Claude" w:date="2026-10-14T12:00:00Z">
        <w:r>
          <w:rPr>
            <w:color w:val="000000"/>
          </w:rPr>
          <w:delText>a propósito</w:delText>
        </w:r>
      </w:del>
      <w:ins w:id="421" w:author="Claude" w:date="2026-10-14T12:00:00Z">
        <w:r>
          <w:rPr>
            <w:color w:val="000000"/>
          </w:rPr>
          <w:t>deliberadamente</w:t>
        </w:r>
      </w:ins>
      <w:r>
        <w:rPr>
          <w:color w:val="000000"/>
        </w:rPr>
        <w:t xml:space="preserve"> asimétrico y con poca exigencia de calibración, </w:t>
      </w:r>
      <w:del w:id="422" w:author="Claude" w:date="2026-10-14T12:00:00Z">
        <w:r>
          <w:rPr>
            <w:color w:val="000000"/>
          </w:rPr>
          <w:delText>a diferencia de los más</w:delText>
        </w:r>
      </w:del>
      <w:ins w:id="423" w:author="Claude" w:date="2026-10-14T12:00:00Z">
        <w:r>
          <w:rPr>
            <w:color w:val="000000"/>
          </w:rPr>
          <w:t>frente a los esquemas</w:t>
        </w:r>
      </w:ins>
      <w:r>
        <w:rPr>
          <w:color w:val="000000"/>
        </w:rPr>
        <w:t xml:space="preserve"> simétricos o basados en aprendizaje profundo de la literatura reciente </w:t>
      </w:r>
      <w:del w:id="424" w:author="Claude" w:date="2026-10-14T12:00:00Z">
        <w:r>
          <w:rPr>
            <w:color w:val="000000"/>
          </w:rPr>
          <w:delText>(2.5).</w:delText>
        </w:r>
      </w:del>
      <w:ins w:id="425" w:author="Claude" w:date="2026-10-14T12:00:00Z">
        <w:r>
          <w:rPr>
            <w:color w:val="000000"/>
          </w:rPr>
          <w:t>(apartado 2.5).</w:t>
        </w:r>
      </w:ins>
    </w:p>
    <w:p w14:paraId="39C00DE3" w14:textId="77777777" w:rsidR="0055485A" w:rsidRDefault="00000000">
      <w:pPr>
        <w:numPr>
          <w:ilvl w:val="0"/>
          <w:numId w:val="1"/>
        </w:numPr>
        <w:pBdr>
          <w:top w:val="nil"/>
          <w:left w:val="nil"/>
          <w:bottom w:val="nil"/>
          <w:right w:val="nil"/>
          <w:between w:val="nil"/>
        </w:pBdr>
        <w:spacing w:after="120" w:line="280" w:lineRule="auto"/>
      </w:pPr>
      <w:ins w:id="426" w:author="Claude" w:date="2026-10-14T12:00:00Z">
        <w:r>
          <w:rPr>
            <w:color w:val="000000"/>
          </w:rPr>
          <w:t xml:space="preserve">Un filtro de </w:t>
        </w:r>
      </w:ins>
      <w:r>
        <w:rPr>
          <w:color w:val="000000"/>
        </w:rPr>
        <w:t xml:space="preserve">Kalman lineal </w:t>
      </w:r>
      <w:del w:id="427" w:author="Claude" w:date="2026-10-14T12:00:00Z">
        <w:r>
          <w:rPr>
            <w:color w:val="000000"/>
          </w:rPr>
          <w:delText>y no EKF ni UKF: como</w:delText>
        </w:r>
      </w:del>
      <w:ins w:id="428" w:author="Claude" w:date="2026-10-14T12:00:00Z">
        <w:r>
          <w:rPr>
            <w:color w:val="000000"/>
          </w:rPr>
          <w:t>en lugar de un EKF o un UKF, suficiente porque</w:t>
        </w:r>
      </w:ins>
      <w:r>
        <w:rPr>
          <w:color w:val="000000"/>
        </w:rPr>
        <w:t xml:space="preserve"> el modelo de observación </w:t>
      </w:r>
      <w:del w:id="429" w:author="Claude" w:date="2026-10-14T12:00:00Z">
        <w:r>
          <w:rPr>
            <w:color w:val="000000"/>
          </w:rPr>
          <w:delText>de este</w:delText>
        </w:r>
      </w:del>
      <w:ins w:id="430" w:author="Claude" w:date="2026-10-14T12:00:00Z">
        <w:r>
          <w:rPr>
            <w:color w:val="000000"/>
          </w:rPr>
          <w:t>del</w:t>
        </w:r>
      </w:ins>
      <w:r>
        <w:rPr>
          <w:color w:val="000000"/>
        </w:rPr>
        <w:t xml:space="preserve"> sistema ya es </w:t>
      </w:r>
      <w:del w:id="431" w:author="Claude" w:date="2026-10-14T12:00:00Z">
        <w:r>
          <w:rPr>
            <w:color w:val="000000"/>
          </w:rPr>
          <w:delText>lineal, no hace falta más (2.7).</w:delText>
        </w:r>
      </w:del>
      <w:ins w:id="432" w:author="Claude" w:date="2026-10-14T12:00:00Z">
        <w:r>
          <w:rPr>
            <w:color w:val="000000"/>
          </w:rPr>
          <w:t>lineal (apartado 2.7).</w:t>
        </w:r>
      </w:ins>
    </w:p>
    <w:p w14:paraId="17E17F41" w14:textId="77777777" w:rsidR="0055485A" w:rsidRDefault="00000000">
      <w:pPr>
        <w:spacing w:after="120" w:line="276" w:lineRule="auto"/>
        <w:jc w:val="both"/>
      </w:pPr>
      <w:r>
        <w:t xml:space="preserve">La aportación </w:t>
      </w:r>
      <w:del w:id="433" w:author="Claude" w:date="2026-10-14T12:00:00Z">
        <w:r>
          <w:delText>real</w:delText>
        </w:r>
      </w:del>
      <w:ins w:id="434" w:author="Claude" w:date="2026-10-14T12:00:00Z">
        <w:r>
          <w:t>principal</w:t>
        </w:r>
      </w:ins>
      <w:r>
        <w:t xml:space="preserve"> está en </w:t>
      </w:r>
      <w:del w:id="435" w:author="Claude" w:date="2026-10-14T12:00:00Z">
        <w:r>
          <w:delText>control_node:</w:delText>
        </w:r>
      </w:del>
      <w:proofErr w:type="spellStart"/>
      <w:ins w:id="436" w:author="Claude" w:date="2026-10-14T12:00:00Z">
        <w:r>
          <w:t>control_node</w:t>
        </w:r>
        <w:proofErr w:type="spellEnd"/>
        <w:r>
          <w:t>, que</w:t>
        </w:r>
      </w:ins>
      <w:r>
        <w:t xml:space="preserve"> decide </w:t>
      </w:r>
      <w:ins w:id="437" w:author="Claude" w:date="2026-10-14T12:00:00Z">
        <w:r>
          <w:t xml:space="preserve">en cada momento </w:t>
        </w:r>
      </w:ins>
      <w:r>
        <w:t xml:space="preserve">quién </w:t>
      </w:r>
      <w:del w:id="438" w:author="Claude" w:date="2026-10-14T12:00:00Z">
        <w:r>
          <w:delText>manda sobre la base, el</w:delText>
        </w:r>
      </w:del>
      <w:ins w:id="439" w:author="Claude" w:date="2026-10-14T12:00:00Z">
        <w:r>
          <w:t>controla la base —el</w:t>
        </w:r>
      </w:ins>
      <w:r>
        <w:t xml:space="preserve"> seguimiento o </w:t>
      </w:r>
      <w:del w:id="440" w:author="Claude" w:date="2026-10-14T12:00:00Z">
        <w:r>
          <w:delText>Nav2,</w:delText>
        </w:r>
      </w:del>
      <w:ins w:id="441" w:author="Claude" w:date="2026-10-14T12:00:00Z">
        <w:r>
          <w:t>Nav2—</w:t>
        </w:r>
      </w:ins>
      <w:r>
        <w:t xml:space="preserve"> para que </w:t>
      </w:r>
      <w:del w:id="442" w:author="Claude" w:date="2026-10-14T12:00:00Z">
        <w:r>
          <w:delText>no se pisen. Eso explica</w:delText>
        </w:r>
      </w:del>
      <w:ins w:id="443" w:author="Claude" w:date="2026-10-14T12:00:00Z">
        <w:r>
          <w:t>nunca reciba órdenes contradictorias. Esta idea guía</w:t>
        </w:r>
      </w:ins>
      <w:r>
        <w:t xml:space="preserve"> las decisiones del Capítulo 4 y </w:t>
      </w:r>
      <w:ins w:id="444" w:author="Claude" w:date="2026-10-14T12:00:00Z">
        <w:r>
          <w:t xml:space="preserve">explica </w:t>
        </w:r>
      </w:ins>
      <w:r>
        <w:t xml:space="preserve">los resultados del Capítulo 5, </w:t>
      </w:r>
      <w:del w:id="445" w:author="Claude" w:date="2026-10-14T12:00:00Z">
        <w:r>
          <w:delText>incluida la unión</w:delText>
        </w:r>
      </w:del>
      <w:ins w:id="446" w:author="Claude" w:date="2026-10-14T12:00:00Z">
        <w:r>
          <w:t>en particular la integración</w:t>
        </w:r>
      </w:ins>
      <w:r>
        <w:t xml:space="preserve"> de seguimiento y navegación </w:t>
      </w:r>
      <w:del w:id="447" w:author="Claude" w:date="2026-10-14T12:00:00Z">
        <w:r>
          <w:delText>en</w:delText>
        </w:r>
      </w:del>
      <w:ins w:id="448" w:author="Claude" w:date="2026-10-14T12:00:00Z">
        <w:r>
          <w:t>mediante</w:t>
        </w:r>
      </w:ins>
      <w:r>
        <w:t xml:space="preserve"> el gesto </w:t>
      </w:r>
      <w:del w:id="449" w:author="Claude" w:date="2026-10-14T12:00:00Z">
        <w:r>
          <w:delText>“casa” (5.8).</w:delText>
        </w:r>
      </w:del>
      <w:ins w:id="450" w:author="Claude" w:date="2026-10-14T12:00:00Z">
        <w:r>
          <w:t>«casa» (apartado 5.8).</w:t>
        </w:r>
      </w:ins>
    </w:p>
    <w:p w14:paraId="40DBA686" w14:textId="77777777" w:rsidR="0055485A" w:rsidRDefault="00000000">
      <w:pPr>
        <w:pStyle w:val="Ttulo1"/>
        <w:spacing w:before="240" w:after="160"/>
        <w:jc w:val="center"/>
      </w:pPr>
      <w:r>
        <w:t>Capítulo 3 — Arquitectura del sistema</w:t>
      </w:r>
    </w:p>
    <w:p w14:paraId="45902837" w14:textId="77777777" w:rsidR="0055485A" w:rsidRDefault="00000000">
      <w:pPr>
        <w:pStyle w:val="Ttulo2"/>
        <w:spacing w:before="240" w:after="80"/>
      </w:pPr>
      <w:r>
        <w:t xml:space="preserve">3.1 </w:t>
      </w:r>
      <w:del w:id="451" w:author="Claude" w:date="2026-10-14T12:00:00Z">
        <w:r>
          <w:delText>Visión</w:delText>
        </w:r>
      </w:del>
      <w:ins w:id="452" w:author="Claude" w:date="2026-10-14T12:00:00Z">
        <w:r>
          <w:t>Introducción a ROS 2 y visión</w:t>
        </w:r>
      </w:ins>
      <w:r>
        <w:t xml:space="preserve"> general</w:t>
      </w:r>
    </w:p>
    <w:p w14:paraId="46638F09" w14:textId="77777777" w:rsidR="0055485A" w:rsidRDefault="00000000">
      <w:pPr>
        <w:spacing w:after="120" w:line="276" w:lineRule="auto"/>
        <w:jc w:val="both"/>
      </w:pPr>
      <w:del w:id="453" w:author="Claude" w:date="2026-10-14T12:00:00Z">
        <w:r>
          <w:delText>ROS 2 (Robot Operating System 2) es</w:delText>
        </w:r>
      </w:del>
      <w:ins w:id="454" w:author="Claude" w:date="2026-10-14T12:00:00Z">
        <w:r>
          <w:rPr>
            <w:b/>
            <w:bCs/>
          </w:rPr>
          <w:t>ROS 2</w:t>
        </w:r>
        <w:r>
          <w:t xml:space="preserve"> (</w:t>
        </w:r>
        <w:r>
          <w:rPr>
            <w:i/>
            <w:iCs/>
          </w:rPr>
          <w:t xml:space="preserve">Robot </w:t>
        </w:r>
        <w:proofErr w:type="spellStart"/>
        <w:r>
          <w:rPr>
            <w:i/>
            <w:iCs/>
          </w:rPr>
          <w:t>Operating</w:t>
        </w:r>
        <w:proofErr w:type="spellEnd"/>
        <w:r>
          <w:rPr>
            <w:i/>
            <w:iCs/>
          </w:rPr>
          <w:t xml:space="preserve"> </w:t>
        </w:r>
        <w:proofErr w:type="spellStart"/>
        <w:r>
          <w:rPr>
            <w:i/>
            <w:iCs/>
          </w:rPr>
          <w:t>System</w:t>
        </w:r>
        <w:proofErr w:type="spellEnd"/>
        <w:r>
          <w:rPr>
            <w:i/>
            <w:iCs/>
          </w:rPr>
          <w:t xml:space="preserve"> 2</w:t>
        </w:r>
        <w:r>
          <w:t xml:space="preserve">) no es un sistema operativo en sentido estricto, sino un </w:t>
        </w:r>
        <w:r>
          <w:rPr>
            <w:i/>
            <w:iCs/>
          </w:rPr>
          <w:t>middleware</w:t>
        </w:r>
        <w:r>
          <w:t>: un conjunto de bibliotecas, herramientas y convenciones que facilita construir</w:t>
        </w:r>
      </w:ins>
      <w:r>
        <w:t xml:space="preserve"> el software </w:t>
      </w:r>
      <w:del w:id="455" w:author="Claude" w:date="2026-10-14T12:00:00Z">
        <w:r>
          <w:delText>intermediario usado en este proyecto: se estructura el sistema como un grafo de nodos</w:delText>
        </w:r>
      </w:del>
      <w:ins w:id="456" w:author="Claude" w:date="2026-10-14T12:00:00Z">
        <w:r>
          <w:t>de un robot a partir de piezas</w:t>
        </w:r>
      </w:ins>
      <w:r>
        <w:t xml:space="preserve"> independientes</w:t>
      </w:r>
      <w:del w:id="457" w:author="Claude" w:date="2026-10-14T12:00:00Z">
        <w:r>
          <w:delText xml:space="preserve"> que se comunican por paso de mensajes sobre DDS (Data Distribution Service), con el modelo publicación-suscripción de topics y llamadas a servicios</w:delText>
        </w:r>
      </w:del>
      <w:r>
        <w:t xml:space="preserve"> (</w:t>
      </w:r>
      <w:proofErr w:type="spellStart"/>
      <w:r>
        <w:t>Macenski</w:t>
      </w:r>
      <w:proofErr w:type="spellEnd"/>
      <w:r>
        <w:t xml:space="preserve"> et al., 2022).</w:t>
      </w:r>
      <w:ins w:id="458" w:author="Claude" w:date="2026-10-14T12:00:00Z">
        <w:r>
          <w:t xml:space="preserve"> Sus conceptos básicos, que se utilizan a lo largo de este capítulo, son los siguientes:</w:t>
        </w:r>
      </w:ins>
    </w:p>
    <w:p w14:paraId="747329ED" w14:textId="77777777" w:rsidR="0055485A" w:rsidRDefault="00000000">
      <w:pPr>
        <w:numPr>
          <w:ilvl w:val="0"/>
          <w:numId w:val="1"/>
        </w:numPr>
        <w:pBdr>
          <w:top w:val="nil"/>
          <w:left w:val="nil"/>
          <w:bottom w:val="nil"/>
          <w:right w:val="nil"/>
          <w:between w:val="nil"/>
        </w:pBdr>
        <w:spacing w:after="120" w:line="280" w:lineRule="auto"/>
        <w:rPr>
          <w:ins w:id="459" w:author="Claude" w:date="2026-10-14T12:00:00Z"/>
        </w:rPr>
      </w:pPr>
      <w:ins w:id="460" w:author="Claude" w:date="2026-10-14T12:00:00Z">
        <w:r>
          <w:rPr>
            <w:b/>
            <w:bCs/>
            <w:color w:val="000000"/>
          </w:rPr>
          <w:t>Nodo:</w:t>
        </w:r>
        <w:r>
          <w:rPr>
            <w:color w:val="000000"/>
          </w:rPr>
          <w:t xml:space="preserve"> proceso que realiza una tarea concreta, como leer un sensor, detectar personas o calcular velocidades. Un sistema ROS 2 es un grafo de nodos que colaboran entre sí.</w:t>
        </w:r>
      </w:ins>
    </w:p>
    <w:p w14:paraId="011C6B41" w14:textId="77777777" w:rsidR="0055485A" w:rsidRDefault="00000000">
      <w:pPr>
        <w:numPr>
          <w:ilvl w:val="0"/>
          <w:numId w:val="1"/>
        </w:numPr>
        <w:pBdr>
          <w:top w:val="nil"/>
          <w:left w:val="nil"/>
          <w:bottom w:val="nil"/>
          <w:right w:val="nil"/>
          <w:between w:val="nil"/>
        </w:pBdr>
        <w:spacing w:after="120" w:line="280" w:lineRule="auto"/>
        <w:rPr>
          <w:ins w:id="461" w:author="Claude" w:date="2026-10-14T12:00:00Z"/>
        </w:rPr>
      </w:pPr>
      <w:ins w:id="462" w:author="Claude" w:date="2026-10-14T12:00:00Z">
        <w:r>
          <w:rPr>
            <w:b/>
            <w:bCs/>
            <w:color w:val="000000"/>
          </w:rPr>
          <w:t>Topic:</w:t>
        </w:r>
        <w:r>
          <w:rPr>
            <w:color w:val="000000"/>
          </w:rPr>
          <w:t xml:space="preserve"> canal de comunicación con nombre (por ejemplo, /</w:t>
        </w:r>
        <w:proofErr w:type="spellStart"/>
        <w:r>
          <w:rPr>
            <w:color w:val="000000"/>
          </w:rPr>
          <w:t>scan</w:t>
        </w:r>
        <w:proofErr w:type="spellEnd"/>
        <w:r>
          <w:rPr>
            <w:color w:val="000000"/>
          </w:rPr>
          <w:t>) en el que un nodo publica mensajes y otros, suscritos, los reciben. Es una comunicación asíncrona de muchos a muchos: quien publica no necesita saber quién escucha.</w:t>
        </w:r>
      </w:ins>
    </w:p>
    <w:p w14:paraId="3A4B3D5C" w14:textId="77777777" w:rsidR="0055485A" w:rsidRDefault="00000000">
      <w:pPr>
        <w:numPr>
          <w:ilvl w:val="0"/>
          <w:numId w:val="1"/>
        </w:numPr>
        <w:pBdr>
          <w:top w:val="nil"/>
          <w:left w:val="nil"/>
          <w:bottom w:val="nil"/>
          <w:right w:val="nil"/>
          <w:between w:val="nil"/>
        </w:pBdr>
        <w:spacing w:after="120" w:line="280" w:lineRule="auto"/>
        <w:rPr>
          <w:ins w:id="463" w:author="Claude" w:date="2026-10-14T12:00:00Z"/>
        </w:rPr>
      </w:pPr>
      <w:ins w:id="464" w:author="Claude" w:date="2026-10-14T12:00:00Z">
        <w:r>
          <w:rPr>
            <w:b/>
            <w:bCs/>
            <w:color w:val="000000"/>
          </w:rPr>
          <w:t>Mensaje:</w:t>
        </w:r>
        <w:r>
          <w:rPr>
            <w:color w:val="000000"/>
          </w:rPr>
          <w:t xml:space="preserve"> estructura de datos </w:t>
        </w:r>
        <w:proofErr w:type="spellStart"/>
        <w:r>
          <w:rPr>
            <w:color w:val="000000"/>
          </w:rPr>
          <w:t>tipada</w:t>
        </w:r>
        <w:proofErr w:type="spellEnd"/>
        <w:r>
          <w:rPr>
            <w:color w:val="000000"/>
          </w:rPr>
          <w:t xml:space="preserve"> que viaja por un </w:t>
        </w:r>
        <w:proofErr w:type="spellStart"/>
        <w:r>
          <w:rPr>
            <w:color w:val="000000"/>
          </w:rPr>
          <w:t>topic</w:t>
        </w:r>
        <w:proofErr w:type="spellEnd"/>
        <w:r>
          <w:rPr>
            <w:color w:val="000000"/>
          </w:rPr>
          <w:t xml:space="preserve">, como </w:t>
        </w:r>
        <w:proofErr w:type="spellStart"/>
        <w:r>
          <w:rPr>
            <w:color w:val="000000"/>
          </w:rPr>
          <w:t>LaserScan</w:t>
        </w:r>
        <w:proofErr w:type="spellEnd"/>
        <w:r>
          <w:rPr>
            <w:color w:val="000000"/>
          </w:rPr>
          <w:t xml:space="preserve"> (un barrido del </w:t>
        </w:r>
        <w:proofErr w:type="spellStart"/>
        <w:r>
          <w:rPr>
            <w:color w:val="000000"/>
          </w:rPr>
          <w:t>LiDAR</w:t>
        </w:r>
        <w:proofErr w:type="spellEnd"/>
        <w:r>
          <w:rPr>
            <w:color w:val="000000"/>
          </w:rPr>
          <w:t>) o Twist (una velocidad lineal y angular).</w:t>
        </w:r>
      </w:ins>
    </w:p>
    <w:p w14:paraId="737DB45B" w14:textId="77777777" w:rsidR="0055485A" w:rsidRDefault="00000000">
      <w:pPr>
        <w:numPr>
          <w:ilvl w:val="0"/>
          <w:numId w:val="1"/>
        </w:numPr>
        <w:pBdr>
          <w:top w:val="nil"/>
          <w:left w:val="nil"/>
          <w:bottom w:val="nil"/>
          <w:right w:val="nil"/>
          <w:between w:val="nil"/>
        </w:pBdr>
        <w:spacing w:after="120" w:line="280" w:lineRule="auto"/>
        <w:rPr>
          <w:ins w:id="465" w:author="Claude" w:date="2026-10-14T12:00:00Z"/>
        </w:rPr>
      </w:pPr>
      <w:ins w:id="466" w:author="Claude" w:date="2026-10-14T12:00:00Z">
        <w:r>
          <w:rPr>
            <w:b/>
            <w:bCs/>
            <w:color w:val="000000"/>
          </w:rPr>
          <w:t>Servicio y acción:</w:t>
        </w:r>
        <w:r>
          <w:rPr>
            <w:color w:val="000000"/>
          </w:rPr>
          <w:t xml:space="preserve"> comunicaciones de petición y respuesta. El servicio es inmediato (por ejemplo, activar o desactivar el seguimiento); la acción está pensada para tareas largas, informa del progreso y puede cancelarse (por ejemplo, navegar hasta un punto).</w:t>
        </w:r>
      </w:ins>
    </w:p>
    <w:p w14:paraId="387D0CBB" w14:textId="77777777" w:rsidR="0055485A" w:rsidRDefault="00000000">
      <w:pPr>
        <w:numPr>
          <w:ilvl w:val="0"/>
          <w:numId w:val="1"/>
        </w:numPr>
        <w:pBdr>
          <w:top w:val="nil"/>
          <w:left w:val="nil"/>
          <w:bottom w:val="nil"/>
          <w:right w:val="nil"/>
          <w:between w:val="nil"/>
        </w:pBdr>
        <w:spacing w:after="120" w:line="280" w:lineRule="auto"/>
        <w:rPr>
          <w:ins w:id="467" w:author="Claude" w:date="2026-10-14T12:00:00Z"/>
        </w:rPr>
      </w:pPr>
      <w:ins w:id="468" w:author="Claude" w:date="2026-10-14T12:00:00Z">
        <w:r>
          <w:rPr>
            <w:b/>
            <w:bCs/>
            <w:color w:val="000000"/>
          </w:rPr>
          <w:t>Transformaciones (TF):</w:t>
        </w:r>
        <w:r>
          <w:rPr>
            <w:color w:val="000000"/>
          </w:rPr>
          <w:t xml:space="preserve"> sistema que mantiene la relación geométrica entre los distintos sistemas de referencia del robot y del entorno (apartado 3.5).</w:t>
        </w:r>
      </w:ins>
    </w:p>
    <w:p w14:paraId="305E3D92" w14:textId="77777777" w:rsidR="0055485A" w:rsidRDefault="00000000">
      <w:pPr>
        <w:numPr>
          <w:ilvl w:val="0"/>
          <w:numId w:val="1"/>
        </w:numPr>
        <w:pBdr>
          <w:top w:val="nil"/>
          <w:left w:val="nil"/>
          <w:bottom w:val="nil"/>
          <w:right w:val="nil"/>
          <w:between w:val="nil"/>
        </w:pBdr>
        <w:spacing w:after="120" w:line="280" w:lineRule="auto"/>
        <w:rPr>
          <w:ins w:id="469" w:author="Claude" w:date="2026-10-14T12:00:00Z"/>
        </w:rPr>
      </w:pPr>
      <w:ins w:id="470" w:author="Claude" w:date="2026-10-14T12:00:00Z">
        <w:r>
          <w:rPr>
            <w:b/>
            <w:bCs/>
            <w:color w:val="000000"/>
          </w:rPr>
          <w:t xml:space="preserve">Paquete y fichero </w:t>
        </w:r>
        <w:proofErr w:type="spellStart"/>
        <w:r>
          <w:rPr>
            <w:b/>
            <w:bCs/>
            <w:color w:val="000000"/>
          </w:rPr>
          <w:t>launch</w:t>
        </w:r>
        <w:proofErr w:type="spellEnd"/>
        <w:r>
          <w:rPr>
            <w:b/>
            <w:bCs/>
            <w:color w:val="000000"/>
          </w:rPr>
          <w:t>:</w:t>
        </w:r>
        <w:r>
          <w:rPr>
            <w:color w:val="000000"/>
          </w:rPr>
          <w:t xml:space="preserve"> el paquete agrupa el código, la configuración y las dependencias de una aplicación; el fichero </w:t>
        </w:r>
        <w:proofErr w:type="spellStart"/>
        <w:r>
          <w:rPr>
            <w:color w:val="000000"/>
          </w:rPr>
          <w:t>launch</w:t>
        </w:r>
        <w:proofErr w:type="spellEnd"/>
        <w:r>
          <w:rPr>
            <w:color w:val="000000"/>
          </w:rPr>
          <w:t xml:space="preserve"> arranca de una vez un conjunto de nodos con sus parámetros.</w:t>
        </w:r>
      </w:ins>
    </w:p>
    <w:p w14:paraId="2A6CE980" w14:textId="77777777" w:rsidR="0055485A" w:rsidRDefault="00000000">
      <w:pPr>
        <w:spacing w:after="120" w:line="276" w:lineRule="auto"/>
        <w:jc w:val="both"/>
        <w:rPr>
          <w:ins w:id="471" w:author="Claude" w:date="2026-10-14T12:00:00Z"/>
        </w:rPr>
      </w:pPr>
      <w:ins w:id="472" w:author="Claude" w:date="2026-10-14T12:00:00Z">
        <w:r>
          <w:t>Por debajo, los nodos se comunican mediante DDS (</w:t>
        </w:r>
        <w:r>
          <w:rPr>
            <w:i/>
            <w:iCs/>
          </w:rPr>
          <w:t xml:space="preserve">Data </w:t>
        </w:r>
        <w:proofErr w:type="spellStart"/>
        <w:r>
          <w:rPr>
            <w:i/>
            <w:iCs/>
          </w:rPr>
          <w:t>Distribution</w:t>
        </w:r>
        <w:proofErr w:type="spellEnd"/>
        <w:r>
          <w:rPr>
            <w:i/>
            <w:iCs/>
          </w:rPr>
          <w:t xml:space="preserve"> Service</w:t>
        </w:r>
        <w:r>
          <w:t xml:space="preserve">), un estándar de comunicación distribuida que les permite descubrirse automáticamente, tanto dentro de un mismo ordenador como a través de la red. Para inspeccionar el sistema en funcionamiento se utiliza RViz 2, la herramienta de visualización 3D de ROS 2, que muestra el mapa, los barridos del </w:t>
        </w:r>
        <w:proofErr w:type="spellStart"/>
        <w:r>
          <w:t>LiDAR</w:t>
        </w:r>
        <w:proofErr w:type="spellEnd"/>
        <w:r>
          <w:t xml:space="preserve"> o los marcadores que publique cada nodo.</w:t>
        </w:r>
      </w:ins>
    </w:p>
    <w:p w14:paraId="2F4696B6" w14:textId="77777777" w:rsidR="0055485A" w:rsidRDefault="00000000">
      <w:pPr>
        <w:spacing w:after="120" w:line="276" w:lineRule="auto"/>
        <w:jc w:val="both"/>
      </w:pPr>
      <w:r>
        <w:lastRenderedPageBreak/>
        <w:t>El sistema</w:t>
      </w:r>
      <w:ins w:id="473" w:author="Claude" w:date="2026-10-14T12:00:00Z">
        <w:r>
          <w:t xml:space="preserve"> de este TFM</w:t>
        </w:r>
      </w:ins>
      <w:r>
        <w:t xml:space="preserve"> se organiza como</w:t>
      </w:r>
      <w:ins w:id="474" w:author="Claude" w:date="2026-10-14T12:00:00Z">
        <w:r>
          <w:t xml:space="preserve"> un conjunto de</w:t>
        </w:r>
      </w:ins>
      <w:r>
        <w:t xml:space="preserve"> nodos ROS 2 independientes, </w:t>
      </w:r>
      <w:del w:id="475" w:author="Claude" w:date="2026-10-14T12:00:00Z">
        <w:r>
          <w:delText>comunicados solo por el bus de mensajes (DDS). Así se pueden</w:delText>
        </w:r>
      </w:del>
      <w:ins w:id="476" w:author="Claude" w:date="2026-10-14T12:00:00Z">
        <w:r>
          <w:t xml:space="preserve">que solo se comunican a través de </w:t>
        </w:r>
        <w:proofErr w:type="spellStart"/>
        <w:r>
          <w:t>topics</w:t>
        </w:r>
        <w:proofErr w:type="spellEnd"/>
        <w:r>
          <w:t>, servicios y acciones. Esta separación permite</w:t>
        </w:r>
      </w:ins>
      <w:r>
        <w:t xml:space="preserve"> activar o desactivar nodos, </w:t>
      </w:r>
      <w:del w:id="477" w:author="Claude" w:date="2026-10-14T12:00:00Z">
        <w:r>
          <w:delText>cambiar</w:delText>
        </w:r>
      </w:del>
      <w:ins w:id="478" w:author="Claude" w:date="2026-10-14T12:00:00Z">
        <w:r>
          <w:t>sustituir</w:t>
        </w:r>
      </w:ins>
      <w:r>
        <w:t xml:space="preserve"> un módulo (por </w:t>
      </w:r>
      <w:del w:id="479" w:author="Claude" w:date="2026-10-14T12:00:00Z">
        <w:r>
          <w:delText>ejemplo</w:delText>
        </w:r>
      </w:del>
      <w:ins w:id="480" w:author="Claude" w:date="2026-10-14T12:00:00Z">
        <w:r>
          <w:t>ejemplo,</w:t>
        </w:r>
      </w:ins>
      <w:r>
        <w:t xml:space="preserve"> el detector de personas) sin reescribir el </w:t>
      </w:r>
      <w:del w:id="481" w:author="Claude" w:date="2026-10-14T12:00:00Z">
        <w:r>
          <w:delText>resto,</w:delText>
        </w:r>
      </w:del>
      <w:ins w:id="482" w:author="Claude" w:date="2026-10-14T12:00:00Z">
        <w:r>
          <w:t>resto</w:t>
        </w:r>
      </w:ins>
      <w:r>
        <w:t xml:space="preserve"> y lanzar </w:t>
      </w:r>
      <w:del w:id="483" w:author="Claude" w:date="2026-10-14T12:00:00Z">
        <w:r>
          <w:delText>sólo</w:delText>
        </w:r>
      </w:del>
      <w:ins w:id="484" w:author="Claude" w:date="2026-10-14T12:00:00Z">
        <w:r>
          <w:t>solo</w:t>
        </w:r>
      </w:ins>
      <w:r>
        <w:t xml:space="preserve"> una parte del sistema </w:t>
      </w:r>
      <w:del w:id="485" w:author="Claude" w:date="2026-10-14T12:00:00Z">
        <w:r>
          <w:delText>mientras se desarrolla.</w:delText>
        </w:r>
      </w:del>
      <w:ins w:id="486" w:author="Claude" w:date="2026-10-14T12:00:00Z">
        <w:r>
          <w:t>durante el desarrollo.</w:t>
        </w:r>
      </w:ins>
    </w:p>
    <w:p w14:paraId="42109B55" w14:textId="77777777" w:rsidR="0055485A" w:rsidRDefault="00000000">
      <w:pPr>
        <w:spacing w:after="120" w:line="276" w:lineRule="auto"/>
        <w:jc w:val="both"/>
      </w:pPr>
      <w:r>
        <w:t xml:space="preserve">Todo el </w:t>
      </w:r>
      <w:del w:id="487" w:author="Claude" w:date="2026-10-14T12:00:00Z">
        <w:r>
          <w:delText>sistema se empaqueta bajo el</w:delText>
        </w:r>
      </w:del>
      <w:ins w:id="488" w:author="Claude" w:date="2026-10-14T12:00:00Z">
        <w:r>
          <w:t>código se agrupa en un único</w:t>
        </w:r>
      </w:ins>
      <w:r>
        <w:t xml:space="preserve"> paquete ROS </w:t>
      </w:r>
      <w:del w:id="489" w:author="Claude" w:date="2026-10-14T12:00:00Z">
        <w:r>
          <w:delText>2</w:delText>
        </w:r>
      </w:del>
      <w:ins w:id="490" w:author="Claude" w:date="2026-10-14T12:00:00Z">
        <w:r>
          <w:t>2,</w:t>
        </w:r>
      </w:ins>
      <w:r>
        <w:t xml:space="preserve"> </w:t>
      </w:r>
      <w:proofErr w:type="spellStart"/>
      <w:r>
        <w:t>person_</w:t>
      </w:r>
      <w:proofErr w:type="gramStart"/>
      <w:r>
        <w:t>follower</w:t>
      </w:r>
      <w:proofErr w:type="spellEnd"/>
      <w:proofErr w:type="gramEnd"/>
      <w:r>
        <w:t xml:space="preserve">, de tipo </w:t>
      </w:r>
      <w:del w:id="491" w:author="Claude" w:date="2026-10-14T12:00:00Z">
        <w:r>
          <w:delText>ament_python.</w:delText>
        </w:r>
      </w:del>
      <w:proofErr w:type="spellStart"/>
      <w:ins w:id="492" w:author="Claude" w:date="2026-10-14T12:00:00Z">
        <w:r>
          <w:t>ament_python</w:t>
        </w:r>
        <w:proofErr w:type="spellEnd"/>
        <w:r>
          <w:t xml:space="preserve"> (es decir, escrito en Python), disponible en el repositorio público del proyecto (Muñoz Rovira, 2026).</w:t>
        </w:r>
      </w:ins>
    </w:p>
    <w:p w14:paraId="1223F635" w14:textId="77777777" w:rsidR="0055485A" w:rsidRDefault="00000000">
      <w:pPr>
        <w:pStyle w:val="Ttulo2"/>
        <w:spacing w:before="240" w:after="80"/>
      </w:pPr>
      <w:r>
        <w:t xml:space="preserve">3.2 Diagrama de nodos y </w:t>
      </w:r>
      <w:proofErr w:type="spellStart"/>
      <w:r>
        <w:t>topics</w:t>
      </w:r>
      <w:proofErr w:type="spellEnd"/>
    </w:p>
    <w:p w14:paraId="08A8F911" w14:textId="77777777" w:rsidR="0055485A" w:rsidRDefault="00000000">
      <w:pPr>
        <w:spacing w:after="120" w:line="276" w:lineRule="auto"/>
        <w:jc w:val="both"/>
      </w:pPr>
      <w:r>
        <w:t xml:space="preserve">La Figura 3.1 </w:t>
      </w:r>
      <w:del w:id="493" w:author="Claude" w:date="2026-10-14T12:00:00Z">
        <w:r>
          <w:delText>resume el flujo de datos entre</w:delText>
        </w:r>
      </w:del>
      <w:ins w:id="494" w:author="Claude" w:date="2026-10-14T12:00:00Z">
        <w:r>
          <w:t>muestra</w:t>
        </w:r>
      </w:ins>
      <w:r>
        <w:t xml:space="preserve"> los nodos </w:t>
      </w:r>
      <w:del w:id="495" w:author="Claude" w:date="2026-10-14T12:00:00Z">
        <w:r>
          <w:delText>principales. Desde la Fase 2, visual_detection_node también envía a detection_node</w:delText>
        </w:r>
      </w:del>
      <w:ins w:id="496" w:author="Claude" w:date="2026-10-14T12:00:00Z">
        <w:r>
          <w:t xml:space="preserve">principales y los </w:t>
        </w:r>
        <w:proofErr w:type="spellStart"/>
        <w:r>
          <w:t>topics</w:t>
        </w:r>
        <w:proofErr w:type="spellEnd"/>
        <w:r>
          <w:t xml:space="preserve"> que los conectan. En ella se aprecia el recorrido de la información: el </w:t>
        </w:r>
        <w:proofErr w:type="spellStart"/>
        <w:r>
          <w:t>LiDAR</w:t>
        </w:r>
        <w:proofErr w:type="spellEnd"/>
        <w:r>
          <w:t xml:space="preserve"> publica sus barridos en /</w:t>
        </w:r>
        <w:proofErr w:type="spellStart"/>
        <w:r>
          <w:t>scan</w:t>
        </w:r>
        <w:proofErr w:type="spellEnd"/>
        <w:r>
          <w:t xml:space="preserve">; </w:t>
        </w:r>
        <w:proofErr w:type="spellStart"/>
        <w:r>
          <w:t>detection_node</w:t>
        </w:r>
        <w:proofErr w:type="spellEnd"/>
        <w:r>
          <w:t xml:space="preserve"> los convierte en una posición de la persona; </w:t>
        </w:r>
        <w:proofErr w:type="spellStart"/>
        <w:r>
          <w:t>tracking_node</w:t>
        </w:r>
        <w:proofErr w:type="spellEnd"/>
        <w:r>
          <w:t xml:space="preserve"> filtra esa posición y calcula una velocidad, y </w:t>
        </w:r>
        <w:proofErr w:type="spellStart"/>
        <w:r>
          <w:t>control_node</w:t>
        </w:r>
        <w:proofErr w:type="spellEnd"/>
        <w:r>
          <w:t xml:space="preserve"> decide si esa velocidad llega a la base. La cámara aporta dos datos: los gestos, que van a </w:t>
        </w:r>
        <w:proofErr w:type="spellStart"/>
        <w:r>
          <w:t>control_node</w:t>
        </w:r>
        <w:proofErr w:type="spellEnd"/>
        <w:r>
          <w:t>, y</w:t>
        </w:r>
      </w:ins>
      <w:r>
        <w:t xml:space="preserve"> la dirección aproximada de la persona </w:t>
      </w:r>
      <w:del w:id="497" w:author="Claude" w:date="2026-10-14T12:00:00Z">
        <w:r>
          <w:delText>(topic /person_bearing). Ese dato solo se</w:delText>
        </w:r>
      </w:del>
      <w:ins w:id="498" w:author="Claude" w:date="2026-10-14T12:00:00Z">
        <w:r>
          <w:t>(/</w:t>
        </w:r>
        <w:proofErr w:type="spellStart"/>
        <w:r>
          <w:t>person_bearing</w:t>
        </w:r>
        <w:proofErr w:type="spellEnd"/>
        <w:r>
          <w:t xml:space="preserve">), que </w:t>
        </w:r>
        <w:proofErr w:type="spellStart"/>
        <w:r>
          <w:t>detection_node</w:t>
        </w:r>
        <w:proofErr w:type="spellEnd"/>
        <w:r>
          <w:t xml:space="preserve"> solo</w:t>
        </w:r>
      </w:ins>
      <w:r>
        <w:t xml:space="preserve"> usa como </w:t>
      </w:r>
      <w:del w:id="499" w:author="Claude" w:date="2026-10-14T12:00:00Z">
        <w:r>
          <w:delText>respaldo: si</w:delText>
        </w:r>
      </w:del>
      <w:ins w:id="500" w:author="Claude" w:date="2026-10-14T12:00:00Z">
        <w:r>
          <w:t>respaldo cuando</w:t>
        </w:r>
      </w:ins>
      <w:r>
        <w:t xml:space="preserve"> el </w:t>
      </w:r>
      <w:proofErr w:type="spellStart"/>
      <w:r>
        <w:t>LiDAR</w:t>
      </w:r>
      <w:proofErr w:type="spellEnd"/>
      <w:r>
        <w:t xml:space="preserve"> no encuentra un par de piernas </w:t>
      </w:r>
      <w:del w:id="501" w:author="Claude" w:date="2026-10-14T12:00:00Z">
        <w:r>
          <w:delText>válido, detection_node recurre a esa dirección de la cámara para no perder a la persona (véase §3.3.1).</w:delText>
        </w:r>
      </w:del>
      <w:ins w:id="502" w:author="Claude" w:date="2026-10-14T12:00:00Z">
        <w:r>
          <w:t>válido (apartado 3.3.1).</w:t>
        </w:r>
      </w:ins>
    </w:p>
    <w:p w14:paraId="5567C24A" w14:textId="77777777" w:rsidR="0055485A" w:rsidRDefault="00000000">
      <w:pPr>
        <w:keepNext/>
        <w:spacing w:before="120" w:after="120"/>
        <w:jc w:val="center"/>
      </w:pPr>
      <w:r>
        <w:rPr>
          <w:b/>
          <w:bCs/>
        </w:rPr>
        <w:t>Figura 3.1</w:t>
      </w:r>
      <w:r>
        <w:rPr>
          <w:b/>
          <w:bCs/>
        </w:rPr>
        <w:br/>
      </w:r>
      <w:del w:id="503" w:author="Claude" w:date="2026-10-14T12:00:00Z">
        <w:r>
          <w:rPr>
            <w:i/>
            <w:iCs/>
          </w:rPr>
          <w:delText>Flujo</w:delText>
        </w:r>
      </w:del>
      <w:ins w:id="504" w:author="Claude" w:date="2026-10-14T12:00:00Z">
        <w:r>
          <w:rPr>
            <w:i/>
            <w:iCs/>
          </w:rPr>
          <w:t>Grafo</w:t>
        </w:r>
      </w:ins>
      <w:r>
        <w:rPr>
          <w:i/>
          <w:iCs/>
        </w:rPr>
        <w:t xml:space="preserve"> de nodos y </w:t>
      </w:r>
      <w:proofErr w:type="spellStart"/>
      <w:r>
        <w:rPr>
          <w:i/>
          <w:iCs/>
        </w:rPr>
        <w:t>topics</w:t>
      </w:r>
      <w:proofErr w:type="spellEnd"/>
      <w:r>
        <w:rPr>
          <w:i/>
          <w:iCs/>
        </w:rPr>
        <w:t xml:space="preserve"> del sistema </w:t>
      </w:r>
      <w:proofErr w:type="spellStart"/>
      <w:r>
        <w:rPr>
          <w:i/>
          <w:iCs/>
        </w:rPr>
        <w:t>person_</w:t>
      </w:r>
      <w:proofErr w:type="gramStart"/>
      <w:r>
        <w:rPr>
          <w:i/>
          <w:iCs/>
        </w:rPr>
        <w:t>follower</w:t>
      </w:r>
      <w:proofErr w:type="spellEnd"/>
      <w:proofErr w:type="gramEnd"/>
      <w:r>
        <w:rPr>
          <w:i/>
          <w:iCs/>
        </w:rPr>
        <w:t>.</w:t>
      </w:r>
    </w:p>
    <w:p w14:paraId="089564CE" w14:textId="77777777" w:rsidR="0055485A" w:rsidRDefault="00000000">
      <w:pPr>
        <w:spacing w:after="120" w:line="276" w:lineRule="auto"/>
        <w:jc w:val="center"/>
      </w:pPr>
      <w:r>
        <w:rPr>
          <w:noProof/>
        </w:rPr>
        <w:drawing>
          <wp:inline distT="0" distB="0" distL="0" distR="0" wp14:anchorId="5EF6720E" wp14:editId="2F826192">
            <wp:extent cx="5760720" cy="4500562"/>
            <wp:effectExtent l="0" t="0" r="0" b="0"/>
            <wp:docPr id="17606967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60720" cy="4500562"/>
                    </a:xfrm>
                    <a:prstGeom prst="rect">
                      <a:avLst/>
                    </a:prstGeom>
                    <a:ln/>
                  </pic:spPr>
                </pic:pic>
              </a:graphicData>
            </a:graphic>
          </wp:inline>
        </w:drawing>
      </w:r>
    </w:p>
    <w:p w14:paraId="6648F718" w14:textId="77777777" w:rsidR="0055485A" w:rsidRDefault="00000000">
      <w:pPr>
        <w:keepNext/>
        <w:spacing w:before="120" w:after="120"/>
        <w:jc w:val="center"/>
      </w:pPr>
      <w:r>
        <w:rPr>
          <w:i/>
          <w:iCs/>
        </w:rPr>
        <w:lastRenderedPageBreak/>
        <w:t>Nota.</w:t>
      </w:r>
      <w:r>
        <w:t xml:space="preserve"> Elaboración propia a partir del código fuente del proyecto.</w:t>
      </w:r>
      <w:ins w:id="505" w:author="Claude" w:date="2026-10-14T12:00:00Z">
        <w:r>
          <w:t xml:space="preserve"> En beige, el hardware con su </w:t>
        </w:r>
        <w:proofErr w:type="gramStart"/>
        <w:r>
          <w:t>driver</w:t>
        </w:r>
        <w:proofErr w:type="gramEnd"/>
        <w:r>
          <w:t xml:space="preserve">; en gris, herramientas externas del ecosistema ROS 2; en verde, los nodos del paquete. Las flechas discontinuas indican un servicio, una acción o una lectura sin </w:t>
        </w:r>
        <w:proofErr w:type="spellStart"/>
        <w:r>
          <w:t>topic</w:t>
        </w:r>
        <w:proofErr w:type="spellEnd"/>
        <w:r>
          <w:t xml:space="preserve">. No se muestran los </w:t>
        </w:r>
        <w:proofErr w:type="spellStart"/>
        <w:r>
          <w:t>topics</w:t>
        </w:r>
        <w:proofErr w:type="spellEnd"/>
        <w:r>
          <w:t xml:space="preserve"> del apagado coordinado (apartado 3.4).</w:t>
        </w:r>
      </w:ins>
    </w:p>
    <w:p w14:paraId="183C3FC5" w14:textId="77777777" w:rsidR="0055485A" w:rsidRDefault="00000000">
      <w:pPr>
        <w:keepNext/>
        <w:spacing w:before="120" w:after="120"/>
        <w:jc w:val="center"/>
      </w:pPr>
      <w:r>
        <w:t xml:space="preserve">La Figura 3.2 ilustra, con datos de una toma real, lo que producen </w:t>
      </w:r>
      <w:proofErr w:type="spellStart"/>
      <w:r>
        <w:t>detection_node</w:t>
      </w:r>
      <w:proofErr w:type="spellEnd"/>
      <w:r>
        <w:t xml:space="preserve"> y </w:t>
      </w:r>
      <w:proofErr w:type="spellStart"/>
      <w:r>
        <w:t>tracking_node</w:t>
      </w:r>
      <w:proofErr w:type="spellEnd"/>
      <w:r>
        <w:t xml:space="preserve">: la distancia </w:t>
      </w:r>
      <w:ins w:id="506" w:author="Claude" w:date="2026-10-14T12:00:00Z">
        <w:r>
          <w:t xml:space="preserve">a la persona </w:t>
        </w:r>
      </w:ins>
      <w:r>
        <w:t xml:space="preserve">medida en cada barrido y las posiciones detectadas en el </w:t>
      </w:r>
      <w:del w:id="507" w:author="Claude" w:date="2026-10-14T12:00:00Z">
        <w:r>
          <w:delText>marco</w:delText>
        </w:r>
      </w:del>
      <w:ins w:id="508" w:author="Claude" w:date="2026-10-14T12:00:00Z">
        <w:r>
          <w:t>sistema de referencia</w:t>
        </w:r>
      </w:ins>
      <w:r>
        <w:t xml:space="preserve"> del robot.</w:t>
      </w:r>
    </w:p>
    <w:p w14:paraId="5A671932" w14:textId="77777777" w:rsidR="0055485A" w:rsidRDefault="00000000">
      <w:pPr>
        <w:keepNext/>
        <w:spacing w:before="120" w:after="120"/>
        <w:jc w:val="center"/>
      </w:pPr>
      <w:r>
        <w:rPr>
          <w:b/>
          <w:bCs/>
        </w:rPr>
        <w:t>Figura 3.2</w:t>
      </w:r>
      <w:r>
        <w:rPr>
          <w:b/>
          <w:bCs/>
        </w:rPr>
        <w:br/>
      </w:r>
      <w:r>
        <w:rPr>
          <w:i/>
          <w:iCs/>
        </w:rPr>
        <w:t>Ejemplo real de detección y seguimiento (toma «recta», 22/07/2026).</w:t>
      </w:r>
    </w:p>
    <w:p w14:paraId="403E6895" w14:textId="77777777" w:rsidR="0055485A" w:rsidRDefault="00000000">
      <w:pPr>
        <w:spacing w:after="120" w:line="276" w:lineRule="auto"/>
        <w:jc w:val="center"/>
      </w:pPr>
      <w:r>
        <w:rPr>
          <w:noProof/>
        </w:rPr>
        <w:drawing>
          <wp:inline distT="0" distB="0" distL="0" distR="0" wp14:anchorId="37E5F9C1" wp14:editId="0CAB212E">
            <wp:extent cx="5400000" cy="2253913"/>
            <wp:effectExtent l="0" t="0" r="0" b="0"/>
            <wp:docPr id="17606967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00000" cy="2253913"/>
                    </a:xfrm>
                    <a:prstGeom prst="rect">
                      <a:avLst/>
                    </a:prstGeom>
                    <a:ln/>
                  </pic:spPr>
                </pic:pic>
              </a:graphicData>
            </a:graphic>
          </wp:inline>
        </w:drawing>
      </w:r>
    </w:p>
    <w:p w14:paraId="353EF8AB" w14:textId="77777777" w:rsidR="0055485A" w:rsidRDefault="00000000">
      <w:pPr>
        <w:keepNext/>
        <w:spacing w:before="120" w:after="120"/>
        <w:jc w:val="center"/>
      </w:pPr>
      <w:del w:id="509" w:author="Claude" w:date="2026-10-14T12:00:00Z">
        <w:r>
          <w:delText>Nota.</w:delText>
        </w:r>
      </w:del>
      <w:ins w:id="510" w:author="Claude" w:date="2026-10-14T12:00:00Z">
        <w:r>
          <w:rPr>
            <w:i/>
            <w:iCs/>
          </w:rPr>
          <w:t>Nota.</w:t>
        </w:r>
      </w:ins>
      <w:r>
        <w:t xml:space="preserve"> Elaboración propia a partir de los registros de la toma. El panel derecho </w:t>
      </w:r>
      <w:del w:id="511" w:author="Claude" w:date="2026-10-14T12:00:00Z">
        <w:r>
          <w:delText>son</w:delText>
        </w:r>
      </w:del>
      <w:ins w:id="512" w:author="Claude" w:date="2026-10-14T12:00:00Z">
        <w:r>
          <w:t>muestra</w:t>
        </w:r>
      </w:ins>
      <w:r>
        <w:t xml:space="preserve"> posiciones detectadas sueltas, no una trayectoria continua </w:t>
      </w:r>
      <w:del w:id="513" w:author="Claude" w:date="2026-10-14T12:00:00Z">
        <w:r>
          <w:delText>(§4.3).</w:delText>
        </w:r>
      </w:del>
      <w:ins w:id="514" w:author="Claude" w:date="2026-10-14T12:00:00Z">
        <w:r>
          <w:t>(apartado 4.3).</w:t>
        </w:r>
      </w:ins>
    </w:p>
    <w:p w14:paraId="4BD6781C" w14:textId="77777777" w:rsidR="0055485A" w:rsidRDefault="00000000">
      <w:pPr>
        <w:pStyle w:val="Ttulo2"/>
        <w:spacing w:before="240" w:after="80"/>
      </w:pPr>
      <w:r>
        <w:t>3.3 Descripción de cada nodo</w:t>
      </w:r>
    </w:p>
    <w:p w14:paraId="7DCAA8A7" w14:textId="77777777" w:rsidR="0055485A" w:rsidRDefault="00000000">
      <w:pPr>
        <w:pStyle w:val="Ttulo3"/>
        <w:spacing w:before="160" w:after="60"/>
      </w:pPr>
      <w:r>
        <w:t xml:space="preserve">3.3.1 </w:t>
      </w:r>
      <w:proofErr w:type="spellStart"/>
      <w:r>
        <w:t>detection_node</w:t>
      </w:r>
      <w:proofErr w:type="spellEnd"/>
    </w:p>
    <w:p w14:paraId="62B510BE" w14:textId="77777777" w:rsidR="0055485A" w:rsidRDefault="00000000">
      <w:pPr>
        <w:spacing w:after="120" w:line="276" w:lineRule="auto"/>
        <w:jc w:val="both"/>
      </w:pPr>
      <w:r>
        <w:rPr>
          <w:b/>
          <w:bCs/>
        </w:rPr>
        <w:t xml:space="preserve">Función: </w:t>
      </w:r>
      <w:r>
        <w:t xml:space="preserve">detección de personas mediante el </w:t>
      </w:r>
      <w:proofErr w:type="spellStart"/>
      <w:r>
        <w:t>LiDAR</w:t>
      </w:r>
      <w:proofErr w:type="spellEnd"/>
      <w:r>
        <w:t>.</w:t>
      </w:r>
    </w:p>
    <w:p w14:paraId="57502F73" w14:textId="77777777" w:rsidR="0055485A" w:rsidRDefault="00000000">
      <w:pPr>
        <w:spacing w:after="120" w:line="276" w:lineRule="auto"/>
        <w:jc w:val="both"/>
      </w:pPr>
      <w:del w:id="515" w:author="Claude" w:date="2026-10-14T12:00:00Z">
        <w:r>
          <w:delText>El subproblema es identificar, en cada barrido del LiDAR,</w:delText>
        </w:r>
      </w:del>
      <w:ins w:id="516" w:author="Claude" w:date="2026-10-14T12:00:00Z">
        <w:r>
          <w:t>En cada barrido, el nodo debe decidir</w:t>
        </w:r>
      </w:ins>
      <w:r>
        <w:t xml:space="preserve"> qué puntos corresponden a un par de piernas humanas y no a otro objeto de tamaño </w:t>
      </w:r>
      <w:del w:id="517" w:author="Claude" w:date="2026-10-14T12:00:00Z">
        <w:r>
          <w:delText>parecido (una</w:delText>
        </w:r>
      </w:del>
      <w:ins w:id="518" w:author="Claude" w:date="2026-10-14T12:00:00Z">
        <w:r>
          <w:t>parecido, como la</w:t>
        </w:r>
      </w:ins>
      <w:r>
        <w:t xml:space="preserve"> pata de </w:t>
      </w:r>
      <w:del w:id="519" w:author="Claude" w:date="2026-10-14T12:00:00Z">
        <w:r>
          <w:delText>silla, una columna); de una nube de</w:delText>
        </w:r>
      </w:del>
      <w:ins w:id="520" w:author="Claude" w:date="2026-10-14T12:00:00Z">
        <w:r>
          <w:t>una silla o una columna. De los</w:t>
        </w:r>
      </w:ins>
      <w:r>
        <w:t xml:space="preserve"> 300-400 puntos </w:t>
      </w:r>
      <w:del w:id="521" w:author="Claude" w:date="2026-10-14T12:00:00Z">
        <w:r>
          <w:delText>por barrido, el nodo</w:delText>
        </w:r>
      </w:del>
      <w:ins w:id="522" w:author="Claude" w:date="2026-10-14T12:00:00Z">
        <w:r>
          <w:t>de un barrido</w:t>
        </w:r>
      </w:ins>
      <w:r>
        <w:t xml:space="preserve"> suele aislar entre 2 y 6 </w:t>
      </w:r>
      <w:del w:id="523" w:author="Claude" w:date="2026-10-14T12:00:00Z">
        <w:r>
          <w:delText>clusters</w:delText>
        </w:r>
      </w:del>
      <w:ins w:id="524" w:author="Claude" w:date="2026-10-14T12:00:00Z">
        <w:r>
          <w:t>clústeres</w:t>
        </w:r>
      </w:ins>
      <w:r>
        <w:t xml:space="preserve"> candidatos antes de buscar pares de piernas.</w:t>
      </w:r>
    </w:p>
    <w:p w14:paraId="3A39343B" w14:textId="77777777" w:rsidR="0055485A" w:rsidRDefault="00000000">
      <w:pPr>
        <w:spacing w:after="120" w:line="276" w:lineRule="auto"/>
        <w:jc w:val="both"/>
      </w:pPr>
      <w:del w:id="525" w:author="Claude" w:date="2026-10-14T12:00:00Z">
        <w:r>
          <w:delText>El algoritmo</w:delText>
        </w:r>
      </w:del>
      <w:ins w:id="526" w:author="Claude" w:date="2026-10-14T12:00:00Z">
        <w:r>
          <w:t>Para ello,</w:t>
        </w:r>
      </w:ins>
      <w:r>
        <w:t xml:space="preserve"> filtra el ruido del </w:t>
      </w:r>
      <w:proofErr w:type="spellStart"/>
      <w:r>
        <w:t>LiDAR</w:t>
      </w:r>
      <w:proofErr w:type="spellEnd"/>
      <w:r>
        <w:t xml:space="preserve"> </w:t>
      </w:r>
      <w:del w:id="527" w:author="Claude" w:date="2026-10-14T12:00:00Z">
        <w:r>
          <w:delText>por</w:delText>
        </w:r>
      </w:del>
      <w:ins w:id="528" w:author="Claude" w:date="2026-10-14T12:00:00Z">
        <w:r>
          <w:t>con un filtro de</w:t>
        </w:r>
      </w:ins>
      <w:r>
        <w:t xml:space="preserve"> mediana, interpola para aumentar la resolución angular y agrupa los puntos con DBSCAN (</w:t>
      </w:r>
      <w:proofErr w:type="spellStart"/>
      <w:r>
        <w:t>eps</w:t>
      </w:r>
      <w:proofErr w:type="spellEnd"/>
      <w:r>
        <w:t xml:space="preserve"> = 0,12 </w:t>
      </w:r>
      <w:del w:id="529" w:author="Claude" w:date="2026-10-14T12:00:00Z">
        <w:r>
          <w:delText>m,</w:delText>
        </w:r>
      </w:del>
      <w:ins w:id="530" w:author="Claude" w:date="2026-10-14T12:00:00Z">
        <w:r>
          <w:t>m;</w:t>
        </w:r>
      </w:ins>
      <w:r>
        <w:t xml:space="preserve"> </w:t>
      </w:r>
      <w:proofErr w:type="spellStart"/>
      <w:r>
        <w:t>min_samples</w:t>
      </w:r>
      <w:proofErr w:type="spellEnd"/>
      <w:r>
        <w:t xml:space="preserve"> = 4). </w:t>
      </w:r>
      <w:del w:id="531" w:author="Claude" w:date="2026-10-14T12:00:00Z">
        <w:r>
          <w:delText>Se quedan</w:delText>
        </w:r>
      </w:del>
      <w:ins w:id="532" w:author="Claude" w:date="2026-10-14T12:00:00Z">
        <w:r>
          <w:t>Después conserva</w:t>
        </w:r>
      </w:ins>
      <w:r>
        <w:t xml:space="preserve"> los clústeres </w:t>
      </w:r>
      <w:del w:id="533" w:author="Claude" w:date="2026-10-14T12:00:00Z">
        <w:r>
          <w:delText>que pueden ser</w:delText>
        </w:r>
      </w:del>
      <w:ins w:id="534" w:author="Claude" w:date="2026-10-14T12:00:00Z">
        <w:r>
          <w:t>compatibles con</w:t>
        </w:r>
      </w:ins>
      <w:r>
        <w:t xml:space="preserve"> una pierna </w:t>
      </w:r>
      <w:del w:id="535" w:author="Claude" w:date="2026-10-14T12:00:00Z">
        <w:r>
          <w:delText>(por</w:delText>
        </w:r>
      </w:del>
      <w:ins w:id="536" w:author="Claude" w:date="2026-10-14T12:00:00Z">
        <w:r>
          <w:t>por</w:t>
        </w:r>
      </w:ins>
      <w:r>
        <w:t xml:space="preserve"> tamaño, radio y </w:t>
      </w:r>
      <w:del w:id="537" w:author="Claude" w:date="2026-10-14T12:00:00Z">
        <w:r>
          <w:delText>forma) y se buscan pares a</w:delText>
        </w:r>
      </w:del>
      <w:ins w:id="538" w:author="Claude" w:date="2026-10-14T12:00:00Z">
        <w:r>
          <w:t>forma, y busca parejas separadas</w:t>
        </w:r>
      </w:ins>
      <w:r>
        <w:t xml:space="preserve"> una distancia razonable.</w:t>
      </w:r>
    </w:p>
    <w:p w14:paraId="3F959306" w14:textId="77777777" w:rsidR="0055485A" w:rsidRDefault="00000000">
      <w:pPr>
        <w:spacing w:after="120" w:line="276" w:lineRule="auto"/>
        <w:jc w:val="both"/>
      </w:pPr>
      <w:r>
        <w:t xml:space="preserve">Como respaldo (Fase 2), </w:t>
      </w:r>
      <w:del w:id="539" w:author="Claude" w:date="2026-10-14T12:00:00Z">
        <w:r>
          <w:delText>sin</w:delText>
        </w:r>
      </w:del>
      <w:ins w:id="540" w:author="Claude" w:date="2026-10-14T12:00:00Z">
        <w:r>
          <w:t>cuando no encuentra</w:t>
        </w:r>
      </w:ins>
      <w:r>
        <w:t xml:space="preserve"> un par de piernas </w:t>
      </w:r>
      <w:del w:id="541" w:author="Claude" w:date="2026-10-14T12:00:00Z">
        <w:r>
          <w:delText>válido</w:delText>
        </w:r>
      </w:del>
      <w:ins w:id="542" w:author="Claude" w:date="2026-10-14T12:00:00Z">
        <w:r>
          <w:t>válido,</w:t>
        </w:r>
      </w:ins>
      <w:r>
        <w:t xml:space="preserve"> el nodo </w:t>
      </w:r>
      <w:del w:id="543" w:author="Claude" w:date="2026-10-14T12:00:00Z">
        <w:r>
          <w:delText>usa</w:delText>
        </w:r>
      </w:del>
      <w:ins w:id="544" w:author="Claude" w:date="2026-10-14T12:00:00Z">
        <w:r>
          <w:t>utiliza</w:t>
        </w:r>
      </w:ins>
      <w:r>
        <w:t xml:space="preserve"> el rumbo de </w:t>
      </w:r>
      <w:proofErr w:type="spellStart"/>
      <w:r>
        <w:t>visual_detection_node</w:t>
      </w:r>
      <w:proofErr w:type="spellEnd"/>
      <w:del w:id="545" w:author="Claude" w:date="2026-10-14T12:00:00Z">
        <w:r>
          <w:delText xml:space="preserve"> (MediaPipe)</w:delText>
        </w:r>
      </w:del>
      <w:r>
        <w:t xml:space="preserve"> para elegir el clúster </w:t>
      </w:r>
      <w:proofErr w:type="spellStart"/>
      <w:r>
        <w:t>LiDAR</w:t>
      </w:r>
      <w:proofErr w:type="spellEnd"/>
      <w:r>
        <w:t xml:space="preserve"> mejor alineado </w:t>
      </w:r>
      <w:ins w:id="546" w:author="Claude" w:date="2026-10-14T12:00:00Z">
        <w:r>
          <w:t xml:space="preserve">con la persona </w:t>
        </w:r>
      </w:ins>
      <w:r>
        <w:t xml:space="preserve">y publica su centroide. </w:t>
      </w:r>
      <w:del w:id="547" w:author="Claude" w:date="2026-10-14T12:00:00Z">
        <w:r>
          <w:delText>Sin él,</w:delText>
        </w:r>
      </w:del>
      <w:ins w:id="548" w:author="Claude" w:date="2026-10-14T12:00:00Z">
        <w:r>
          <w:t>Antes de añadir este mecanismo,</w:t>
        </w:r>
      </w:ins>
      <w:r>
        <w:t xml:space="preserve"> el seguimiento se detenía tras 30 s sin </w:t>
      </w:r>
      <w:proofErr w:type="gramStart"/>
      <w:r>
        <w:t>piernas</w:t>
      </w:r>
      <w:proofErr w:type="gramEnd"/>
      <w:r>
        <w:t xml:space="preserve"> aunque la cámara </w:t>
      </w:r>
      <w:del w:id="549" w:author="Claude" w:date="2026-10-14T12:00:00Z">
        <w:r>
          <w:delText>sí viera</w:delText>
        </w:r>
      </w:del>
      <w:ins w:id="550" w:author="Claude" w:date="2026-10-14T12:00:00Z">
        <w:r>
          <w:t>siguiera viendo</w:t>
        </w:r>
      </w:ins>
      <w:r>
        <w:t xml:space="preserve"> a la persona. </w:t>
      </w:r>
      <w:del w:id="551" w:author="Claude" w:date="2026-10-14T12:00:00Z">
        <w:r>
          <w:delText>Validado sin movimiento:</w:delText>
        </w:r>
      </w:del>
      <w:ins w:id="552" w:author="Claude" w:date="2026-10-14T12:00:00Z">
        <w:r>
          <w:t>En la validación sin movimiento se obtuvo un</w:t>
        </w:r>
      </w:ins>
      <w:r>
        <w:t xml:space="preserve"> 100 % de detección, </w:t>
      </w:r>
      <w:ins w:id="553" w:author="Claude" w:date="2026-10-14T12:00:00Z">
        <w:r>
          <w:t xml:space="preserve">con una </w:t>
        </w:r>
      </w:ins>
      <w:r>
        <w:t xml:space="preserve">desviación de rumbo </w:t>
      </w:r>
      <w:del w:id="554" w:author="Claude" w:date="2026-10-14T12:00:00Z">
        <w:r>
          <w:delText xml:space="preserve">aproximada de </w:delText>
        </w:r>
      </w:del>
      <w:ins w:id="555" w:author="Claude" w:date="2026-10-14T12:00:00Z">
        <w:r>
          <w:t xml:space="preserve">de unos </w:t>
        </w:r>
      </w:ins>
      <w:r>
        <w:t>6°.</w:t>
      </w:r>
    </w:p>
    <w:p w14:paraId="683633FB" w14:textId="77777777" w:rsidR="0055485A" w:rsidRDefault="00000000">
      <w:pPr>
        <w:spacing w:after="120" w:line="276" w:lineRule="auto"/>
        <w:jc w:val="both"/>
      </w:pPr>
      <w:r>
        <w:lastRenderedPageBreak/>
        <w:t xml:space="preserve">El DBSCAN está </w:t>
      </w:r>
      <w:del w:id="556" w:author="Claude" w:date="2026-10-14T12:00:00Z">
        <w:r>
          <w:delText>re-implementado</w:delText>
        </w:r>
      </w:del>
      <w:ins w:id="557" w:author="Claude" w:date="2026-10-14T12:00:00Z">
        <w:r>
          <w:t>reimplementado</w:t>
        </w:r>
      </w:ins>
      <w:r>
        <w:t xml:space="preserve">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0275061E" w14:textId="77777777" w:rsidR="0055485A" w:rsidRDefault="00000000">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w:t>
      </w:r>
      <w:proofErr w:type="spellStart"/>
      <w:r>
        <w:t>person_bearing</w:t>
      </w:r>
      <w:proofErr w:type="spellEnd"/>
      <w:r>
        <w:t xml:space="preserve"> y /</w:t>
      </w:r>
      <w:proofErr w:type="spellStart"/>
      <w:r>
        <w:t>system_shutdown</w:t>
      </w:r>
      <w:proofErr w:type="spellEnd"/>
      <w:r>
        <w:t>; publica /</w:t>
      </w:r>
      <w:proofErr w:type="spellStart"/>
      <w:r>
        <w:t>person_detected</w:t>
      </w:r>
      <w:proofErr w:type="spellEnd"/>
      <w:r>
        <w:t>, /</w:t>
      </w:r>
      <w:proofErr w:type="spellStart"/>
      <w:r>
        <w:t>person_position</w:t>
      </w:r>
      <w:proofErr w:type="spellEnd"/>
      <w:r>
        <w:t>, /</w:t>
      </w:r>
      <w:proofErr w:type="spellStart"/>
      <w:r>
        <w:t>detection</w:t>
      </w:r>
      <w:proofErr w:type="spellEnd"/>
      <w:r>
        <w:t>/</w:t>
      </w:r>
      <w:proofErr w:type="spellStart"/>
      <w:proofErr w:type="gramStart"/>
      <w:r>
        <w:t>clusters</w:t>
      </w:r>
      <w:proofErr w:type="spellEnd"/>
      <w:proofErr w:type="gram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xml:space="preserve"> y /</w:t>
      </w:r>
      <w:proofErr w:type="spellStart"/>
      <w:r>
        <w:t>detection</w:t>
      </w:r>
      <w:proofErr w:type="spellEnd"/>
      <w:r>
        <w:t>/</w:t>
      </w:r>
      <w:proofErr w:type="gramStart"/>
      <w:r>
        <w:t>status</w:t>
      </w:r>
      <w:proofErr w:type="gramEnd"/>
      <w:r>
        <w:t>.</w:t>
      </w:r>
    </w:p>
    <w:p w14:paraId="5E786FE2" w14:textId="77777777" w:rsidR="0055485A" w:rsidRDefault="00000000">
      <w:pPr>
        <w:pStyle w:val="Ttulo3"/>
        <w:spacing w:before="160" w:after="60"/>
      </w:pPr>
      <w:r>
        <w:t xml:space="preserve">3.3.2 </w:t>
      </w:r>
      <w:proofErr w:type="spellStart"/>
      <w:r>
        <w:t>visual_detection_node</w:t>
      </w:r>
      <w:proofErr w:type="spellEnd"/>
    </w:p>
    <w:p w14:paraId="4D6919C7" w14:textId="77777777" w:rsidR="0055485A" w:rsidRDefault="00000000">
      <w:pPr>
        <w:spacing w:after="120" w:line="276" w:lineRule="auto"/>
        <w:jc w:val="both"/>
      </w:pPr>
      <w:r>
        <w:rPr>
          <w:b/>
          <w:bCs/>
        </w:rPr>
        <w:t xml:space="preserve">Función: </w:t>
      </w:r>
      <w:r>
        <w:t>detección de personas y reconocimiento de gestos mediante cámara.</w:t>
      </w:r>
    </w:p>
    <w:p w14:paraId="540ECE9E" w14:textId="77777777" w:rsidR="0055485A" w:rsidRDefault="00000000">
      <w:pPr>
        <w:spacing w:after="120" w:line="276" w:lineRule="auto"/>
        <w:jc w:val="both"/>
      </w:pPr>
      <w:del w:id="558" w:author="Claude" w:date="2026-10-14T12:00:00Z">
        <w:r>
          <w:delText>El subproblema es doble:</w:delText>
        </w:r>
      </w:del>
      <w:ins w:id="559" w:author="Claude" w:date="2026-10-14T12:00:00Z">
        <w:r>
          <w:t>Este nodo cumple dos funciones:</w:t>
        </w:r>
      </w:ins>
      <w:r>
        <w:t xml:space="preserve"> reconocer </w:t>
      </w:r>
      <w:del w:id="560" w:author="Claude" w:date="2026-10-14T12:00:00Z">
        <w:r>
          <w:delText>dos</w:delText>
        </w:r>
      </w:del>
      <w:ins w:id="561" w:author="Claude" w:date="2026-10-14T12:00:00Z">
        <w:r>
          <w:t>los</w:t>
        </w:r>
      </w:ins>
      <w:r>
        <w:t xml:space="preserve"> gestos </w:t>
      </w:r>
      <w:del w:id="562" w:author="Claude" w:date="2026-10-14T12:00:00Z">
        <w:r>
          <w:delText>de</w:delText>
        </w:r>
      </w:del>
      <w:ins w:id="563" w:author="Claude" w:date="2026-10-14T12:00:00Z">
        <w:r>
          <w:t>con los que</w:t>
        </w:r>
      </w:ins>
      <w:r>
        <w:t xml:space="preserve"> la persona </w:t>
      </w:r>
      <w:del w:id="564" w:author="Claude" w:date="2026-10-14T12:00:00Z">
        <w:r>
          <w:delText>(empezar o parar el seguimiento)</w:delText>
        </w:r>
      </w:del>
      <w:ins w:id="565" w:author="Claude" w:date="2026-10-14T12:00:00Z">
        <w:r>
          <w:t>da órdenes al robot</w:t>
        </w:r>
      </w:ins>
      <w:r>
        <w:t xml:space="preserve"> y, cuando el </w:t>
      </w:r>
      <w:proofErr w:type="spellStart"/>
      <w:r>
        <w:t>LiDAR</w:t>
      </w:r>
      <w:proofErr w:type="spellEnd"/>
      <w:r>
        <w:t xml:space="preserve"> no encuentra un par de piernas válido, </w:t>
      </w:r>
      <w:del w:id="566" w:author="Claude" w:date="2026-10-14T12:00:00Z">
        <w:r>
          <w:delText>dar</w:delText>
        </w:r>
      </w:del>
      <w:ins w:id="567" w:author="Claude" w:date="2026-10-14T12:00:00Z">
        <w:r>
          <w:t>proporcionar</w:t>
        </w:r>
      </w:ins>
      <w:r>
        <w:t xml:space="preserve"> una dirección aproximada para no </w:t>
      </w:r>
      <w:del w:id="568" w:author="Claude" w:date="2026-10-14T12:00:00Z">
        <w:r>
          <w:delText>perderla; por</w:delText>
        </w:r>
      </w:del>
      <w:ins w:id="569" w:author="Claude" w:date="2026-10-14T12:00:00Z">
        <w:r>
          <w:t>perderla. Por</w:t>
        </w:r>
      </w:ins>
      <w:r>
        <w:t xml:space="preserve"> ejemplo, si la persona gira y queda de perfil, </w:t>
      </w:r>
      <w:del w:id="570" w:author="Claude" w:date="2026-10-14T12:00:00Z">
        <w:r>
          <w:delText>el nodo</w:delText>
        </w:r>
      </w:del>
      <w:ins w:id="571" w:author="Claude" w:date="2026-10-14T12:00:00Z">
        <w:r>
          <w:t>la cámara</w:t>
        </w:r>
      </w:ins>
      <w:r>
        <w:t xml:space="preserve"> puede seguir viendo </w:t>
      </w:r>
      <w:del w:id="572" w:author="Claude" w:date="2026-10-14T12:00:00Z">
        <w:r>
          <w:delText>el</w:delText>
        </w:r>
      </w:del>
      <w:ins w:id="573" w:author="Claude" w:date="2026-10-14T12:00:00Z">
        <w:r>
          <w:t>su</w:t>
        </w:r>
      </w:ins>
      <w:r>
        <w:t xml:space="preserve"> hombro y </w:t>
      </w:r>
      <w:del w:id="574" w:author="Claude" w:date="2026-10-14T12:00:00Z">
        <w:r>
          <w:delText>la</w:delText>
        </w:r>
      </w:del>
      <w:ins w:id="575" w:author="Claude" w:date="2026-10-14T12:00:00Z">
        <w:r>
          <w:t>su</w:t>
        </w:r>
      </w:ins>
      <w:r>
        <w:t xml:space="preserve"> </w:t>
      </w:r>
      <w:proofErr w:type="gramStart"/>
      <w:r>
        <w:t>muñeca</w:t>
      </w:r>
      <w:proofErr w:type="gramEnd"/>
      <w:r>
        <w:t xml:space="preserve"> aunque el </w:t>
      </w:r>
      <w:proofErr w:type="spellStart"/>
      <w:r>
        <w:t>LiDAR</w:t>
      </w:r>
      <w:proofErr w:type="spellEnd"/>
      <w:r>
        <w:t xml:space="preserve"> ya no distinga sus piernas.</w:t>
      </w:r>
    </w:p>
    <w:p w14:paraId="57196FBE" w14:textId="77777777" w:rsidR="0055485A" w:rsidRDefault="00000000">
      <w:pPr>
        <w:spacing w:after="120" w:line="276" w:lineRule="auto"/>
        <w:jc w:val="both"/>
      </w:pPr>
      <w:del w:id="576" w:author="Claude" w:date="2026-10-14T12:00:00Z">
        <w:r>
          <w:delText>El nodo</w:delText>
        </w:r>
      </w:del>
      <w:ins w:id="577" w:author="Claude" w:date="2026-10-14T12:00:00Z">
        <w:r>
          <w:t>Cada fotograma se</w:t>
        </w:r>
      </w:ins>
      <w:r>
        <w:t xml:space="preserve"> procesa</w:t>
      </w:r>
      <w:del w:id="578" w:author="Claude" w:date="2026-10-14T12:00:00Z">
        <w:r>
          <w:delText xml:space="preserve"> cada fotograma</w:delText>
        </w:r>
      </w:del>
      <w:r>
        <w:t xml:space="preserve"> con </w:t>
      </w:r>
      <w:proofErr w:type="spellStart"/>
      <w:r>
        <w:t>MediaPipe</w:t>
      </w:r>
      <w:proofErr w:type="spellEnd"/>
      <w:r>
        <w:t xml:space="preserve"> Pose para </w:t>
      </w:r>
      <w:del w:id="579" w:author="Claude" w:date="2026-10-14T12:00:00Z">
        <w:r>
          <w:delText>detectar</w:delText>
        </w:r>
      </w:del>
      <w:ins w:id="580" w:author="Claude" w:date="2026-10-14T12:00:00Z">
        <w:r>
          <w:t>obtener</w:t>
        </w:r>
      </w:ins>
      <w:r>
        <w:t xml:space="preserve"> el esqueleto </w:t>
      </w:r>
      <w:del w:id="581" w:author="Claude" w:date="2026-10-14T12:00:00Z">
        <w:r>
          <w:delText>humano,</w:delText>
        </w:r>
      </w:del>
      <w:ins w:id="582" w:author="Claude" w:date="2026-10-14T12:00:00Z">
        <w:r>
          <w:t>de la persona,</w:t>
        </w:r>
      </w:ins>
      <w:r>
        <w:t xml:space="preserve"> en lugar del detector HOG original, que necesitaba el cuerpo entero en el encuadre, algo imposible a la distancia real de seguimiento </w:t>
      </w:r>
      <w:del w:id="583" w:author="Claude" w:date="2026-10-14T12:00:00Z">
        <w:r>
          <w:delText>(+-1</w:delText>
        </w:r>
      </w:del>
      <w:ins w:id="584" w:author="Claude" w:date="2026-10-14T12:00:00Z">
        <w:r>
          <w:t>(en torno a 1</w:t>
        </w:r>
      </w:ins>
      <w:r>
        <w:t xml:space="preserve"> m).</w:t>
      </w:r>
    </w:p>
    <w:p w14:paraId="05E0BEE4" w14:textId="77777777" w:rsidR="0055485A" w:rsidRDefault="00000000">
      <w:pPr>
        <w:spacing w:after="120" w:line="276" w:lineRule="auto"/>
        <w:jc w:val="both"/>
      </w:pPr>
      <w:r>
        <w:t xml:space="preserve">Los gestos se reconocen </w:t>
      </w:r>
      <w:del w:id="585" w:author="Claude" w:date="2026-10-14T12:00:00Z">
        <w:r>
          <w:delText>por landmarks corporales</w:delText>
        </w:r>
      </w:del>
      <w:ins w:id="586" w:author="Claude" w:date="2026-10-14T12:00:00Z">
        <w:r>
          <w:t>a partir de los puntos clave</w:t>
        </w:r>
      </w:ins>
      <w:r>
        <w:t xml:space="preserve"> de </w:t>
      </w:r>
      <w:proofErr w:type="spellStart"/>
      <w:r>
        <w:t>MediaPipe</w:t>
      </w:r>
      <w:proofErr w:type="spellEnd"/>
      <w:r>
        <w:t xml:space="preserve"> </w:t>
      </w:r>
      <w:del w:id="587" w:author="Claude" w:date="2026-10-14T12:00:00Z">
        <w:r>
          <w:delText>Pose (no Hands):</w:delText>
        </w:r>
      </w:del>
      <w:ins w:id="588" w:author="Claude" w:date="2026-10-14T12:00:00Z">
        <w:r>
          <w:t>Pose: la</w:t>
        </w:r>
      </w:ins>
      <w:r>
        <w:t xml:space="preserve"> mano derecha levantada por encima del hombro inicia el seguimiento, </w:t>
      </w:r>
      <w:ins w:id="589" w:author="Claude" w:date="2026-10-14T12:00:00Z">
        <w:r>
          <w:t xml:space="preserve">la </w:t>
        </w:r>
      </w:ins>
      <w:r>
        <w:t xml:space="preserve">izquierda lo </w:t>
      </w:r>
      <w:del w:id="590" w:author="Claude" w:date="2026-10-14T12:00:00Z">
        <w:r>
          <w:delText>detiene.</w:delText>
        </w:r>
      </w:del>
      <w:ins w:id="591" w:author="Claude" w:date="2026-10-14T12:00:00Z">
        <w:r>
          <w:t>detiene y las dos manos juntas sobre la cabeza (gesto «casa») ordenan la vuelta a la posición de inicio.</w:t>
        </w:r>
      </w:ins>
      <w:r>
        <w:t xml:space="preserve"> Cada gesto exige varios fotogramas </w:t>
      </w:r>
      <w:ins w:id="592" w:author="Claude" w:date="2026-10-14T12:00:00Z">
        <w:r>
          <w:t xml:space="preserve">consecutivos </w:t>
        </w:r>
      </w:ins>
      <w:r>
        <w:t>de confirmación</w:t>
      </w:r>
      <w:del w:id="593" w:author="Claude" w:date="2026-10-14T12:00:00Z">
        <w:r>
          <w:delText xml:space="preserve"> consecutivos</w:delText>
        </w:r>
      </w:del>
      <w:r>
        <w:t xml:space="preserve"> y un tiempo de espera entre comandos, para reducir </w:t>
      </w:r>
      <w:ins w:id="594" w:author="Claude" w:date="2026-10-14T12:00:00Z">
        <w:r>
          <w:t xml:space="preserve">los </w:t>
        </w:r>
      </w:ins>
      <w:r>
        <w:t>falsos positivos.</w:t>
      </w:r>
    </w:p>
    <w:p w14:paraId="1A07F5C4" w14:textId="77777777" w:rsidR="0055485A" w:rsidRDefault="00000000">
      <w:pPr>
        <w:spacing w:after="120" w:line="276" w:lineRule="auto"/>
        <w:jc w:val="both"/>
      </w:pPr>
      <w:r>
        <w:t xml:space="preserve">El nodo calcula además el rumbo horizontal de la persona </w:t>
      </w:r>
      <w:del w:id="595" w:author="Claude" w:date="2026-10-14T12:00:00Z">
        <w:r>
          <w:delText>desde el</w:delText>
        </w:r>
      </w:del>
      <w:ins w:id="596" w:author="Claude" w:date="2026-10-14T12:00:00Z">
        <w:r>
          <w:t>a partir del</w:t>
        </w:r>
      </w:ins>
      <w:r>
        <w:t xml:space="preserve"> punto medio de los </w:t>
      </w:r>
      <w:del w:id="597" w:author="Claude" w:date="2026-10-14T12:00:00Z">
        <w:r>
          <w:delText>hombros, según el</w:delText>
        </w:r>
      </w:del>
      <w:ins w:id="598" w:author="Claude" w:date="2026-10-14T12:00:00Z">
        <w:r>
          <w:t>hombros y del</w:t>
        </w:r>
      </w:ins>
      <w:r>
        <w:t xml:space="preserve"> campo de visión de la cámara, y lo publica para la fusión </w:t>
      </w:r>
      <w:del w:id="599" w:author="Claude" w:date="2026-10-14T12:00:00Z">
        <w:r>
          <w:delText>de</w:delText>
        </w:r>
      </w:del>
      <w:ins w:id="600" w:author="Claude" w:date="2026-10-14T12:00:00Z">
        <w:r>
          <w:t>en</w:t>
        </w:r>
      </w:ins>
      <w:r>
        <w:t xml:space="preserve"> </w:t>
      </w:r>
      <w:proofErr w:type="spellStart"/>
      <w:r>
        <w:t>detection_node</w:t>
      </w:r>
      <w:proofErr w:type="spellEnd"/>
      <w:r>
        <w:t xml:space="preserve">. </w:t>
      </w:r>
      <w:del w:id="601" w:author="Claude" w:date="2026-10-14T12:00:00Z">
        <w:r>
          <w:delText>Lee la</w:delText>
        </w:r>
      </w:del>
      <w:ins w:id="602" w:author="Claude" w:date="2026-10-14T12:00:00Z">
        <w:r>
          <w:t>La</w:t>
        </w:r>
      </w:ins>
      <w:r>
        <w:t xml:space="preserve"> cámara</w:t>
      </w:r>
      <w:ins w:id="603" w:author="Claude" w:date="2026-10-14T12:00:00Z">
        <w:r>
          <w:t xml:space="preserve"> se lee</w:t>
        </w:r>
      </w:ins>
      <w:r>
        <w:t xml:space="preserve"> directamente con </w:t>
      </w:r>
      <w:proofErr w:type="spellStart"/>
      <w:r>
        <w:t>OpenCV</w:t>
      </w:r>
      <w:proofErr w:type="spellEnd"/>
      <w:r>
        <w:t xml:space="preserve">, </w:t>
      </w:r>
      <w:del w:id="604" w:author="Claude" w:date="2026-10-14T12:00:00Z">
        <w:r>
          <w:delText>que no es</w:delText>
        </w:r>
      </w:del>
      <w:ins w:id="605" w:author="Claude" w:date="2026-10-14T12:00:00Z">
        <w:r>
          <w:t>sin pasar por</w:t>
        </w:r>
      </w:ins>
      <w:r>
        <w:t xml:space="preserve"> un </w:t>
      </w:r>
      <w:proofErr w:type="spellStart"/>
      <w:r>
        <w:t>topic</w:t>
      </w:r>
      <w:proofErr w:type="spellEnd"/>
      <w:r>
        <w:t xml:space="preserve"> </w:t>
      </w:r>
      <w:del w:id="606" w:author="Claude" w:date="2026-10-14T12:00:00Z">
        <w:r>
          <w:delText>ROS;</w:delText>
        </w:r>
      </w:del>
      <w:ins w:id="607" w:author="Claude" w:date="2026-10-14T12:00:00Z">
        <w:r>
          <w:t xml:space="preserve">de ROS. </w:t>
        </w:r>
        <w:proofErr w:type="spellStart"/>
        <w:r>
          <w:t>Topics</w:t>
        </w:r>
        <w:proofErr w:type="spellEnd"/>
        <w:r>
          <w:t>:</w:t>
        </w:r>
      </w:ins>
      <w:r>
        <w:t xml:space="preserve"> se suscribe</w:t>
      </w:r>
      <w:del w:id="608" w:author="Claude" w:date="2026-10-14T12:00:00Z">
        <w:r>
          <w:delText xml:space="preserve"> solo</w:delText>
        </w:r>
      </w:del>
      <w:r>
        <w:t xml:space="preserve"> a /</w:t>
      </w:r>
      <w:proofErr w:type="spellStart"/>
      <w:r>
        <w:t>system_shutdown</w:t>
      </w:r>
      <w:proofErr w:type="spellEnd"/>
      <w:r>
        <w:t xml:space="preserve"> y publica /</w:t>
      </w:r>
      <w:proofErr w:type="spellStart"/>
      <w:r>
        <w:t>person_detected_visual</w:t>
      </w:r>
      <w:proofErr w:type="spellEnd"/>
      <w:r>
        <w:t>, /</w:t>
      </w:r>
      <w:proofErr w:type="spellStart"/>
      <w:r>
        <w:t>person_bearing</w:t>
      </w:r>
      <w:proofErr w:type="spellEnd"/>
      <w:r>
        <w:t xml:space="preserve">, </w:t>
      </w:r>
      <w:del w:id="609" w:author="Claude" w:date="2026-10-14T12:00:00Z">
        <w:r>
          <w:delText>/gesture_command y /camera/status.</w:delText>
        </w:r>
      </w:del>
      <w:ins w:id="610" w:author="Claude" w:date="2026-10-14T12:00:00Z">
        <w:r>
          <w:t>/</w:t>
        </w:r>
        <w:proofErr w:type="spellStart"/>
        <w:r>
          <w:t>gesture_command</w:t>
        </w:r>
        <w:proofErr w:type="spellEnd"/>
        <w:r>
          <w:t>, /camera/</w:t>
        </w:r>
        <w:proofErr w:type="gramStart"/>
        <w:r>
          <w:t>status</w:t>
        </w:r>
        <w:proofErr w:type="gramEnd"/>
        <w:r>
          <w:t xml:space="preserve"> y /</w:t>
        </w:r>
        <w:proofErr w:type="spellStart"/>
        <w:r>
          <w:t>shutdown_confirmation</w:t>
        </w:r>
        <w:proofErr w:type="spellEnd"/>
        <w:r>
          <w:t>.</w:t>
        </w:r>
      </w:ins>
    </w:p>
    <w:p w14:paraId="3E6C17E0" w14:textId="77777777" w:rsidR="0055485A" w:rsidRDefault="00000000">
      <w:pPr>
        <w:pStyle w:val="Ttulo3"/>
        <w:spacing w:before="160" w:after="60"/>
      </w:pPr>
      <w:r>
        <w:t xml:space="preserve">3.3.3 </w:t>
      </w:r>
      <w:proofErr w:type="spellStart"/>
      <w:r>
        <w:t>tracking_node</w:t>
      </w:r>
      <w:proofErr w:type="spellEnd"/>
    </w:p>
    <w:p w14:paraId="53DCC4A4" w14:textId="77777777" w:rsidR="0055485A" w:rsidRDefault="00000000">
      <w:pPr>
        <w:spacing w:after="120" w:line="276" w:lineRule="auto"/>
        <w:jc w:val="both"/>
      </w:pPr>
      <w:r>
        <w:rPr>
          <w:b/>
          <w:bCs/>
        </w:rPr>
        <w:t xml:space="preserve">Función: </w:t>
      </w:r>
      <w:r>
        <w:t>estimación de la posición de la persona y cálculo de los comandos de velocidad.</w:t>
      </w:r>
    </w:p>
    <w:p w14:paraId="5770A05E" w14:textId="77777777" w:rsidR="0055485A" w:rsidRDefault="00000000">
      <w:pPr>
        <w:spacing w:after="120" w:line="276" w:lineRule="auto"/>
        <w:jc w:val="both"/>
      </w:pPr>
      <w:del w:id="611" w:author="Claude" w:date="2026-10-14T12:00:00Z">
        <w:r>
          <w:delText>El subproblema es convertir</w:delText>
        </w:r>
      </w:del>
      <w:ins w:id="612" w:author="Claude" w:date="2026-10-14T12:00:00Z">
        <w:r>
          <w:t>Este nodo convierte</w:t>
        </w:r>
      </w:ins>
      <w:r>
        <w:t xml:space="preserve"> una posición medida, </w:t>
      </w:r>
      <w:del w:id="613" w:author="Claude" w:date="2026-10-14T12:00:00Z">
        <w:r>
          <w:delText>con ruido</w:delText>
        </w:r>
      </w:del>
      <w:ins w:id="614" w:author="Claude" w:date="2026-10-14T12:00:00Z">
        <w:r>
          <w:t>ruidosa</w:t>
        </w:r>
      </w:ins>
      <w:r>
        <w:t xml:space="preserve"> e intermitente, en una trayectoria estimada y en órdenes de velocidad </w:t>
      </w:r>
      <w:del w:id="615" w:author="Claude" w:date="2026-10-14T12:00:00Z">
        <w:r>
          <w:delText>seguras; por</w:delText>
        </w:r>
      </w:del>
      <w:ins w:id="616" w:author="Claude" w:date="2026-10-14T12:00:00Z">
        <w:r>
          <w:t>seguras. Por</w:t>
        </w:r>
      </w:ins>
      <w:r>
        <w:t xml:space="preserve"> ejemplo, si </w:t>
      </w:r>
      <w:proofErr w:type="spellStart"/>
      <w:r>
        <w:t>detection_node</w:t>
      </w:r>
      <w:proofErr w:type="spellEnd"/>
      <w:r>
        <w:t xml:space="preserve"> pierde a la persona durante dos o tres barridos, el filtro de Kalman sigue prediciendo su posición a partir de la velocidad estimada, en </w:t>
      </w:r>
      <w:del w:id="617" w:author="Claude" w:date="2026-10-14T12:00:00Z">
        <w:r>
          <w:delText>vez</w:delText>
        </w:r>
      </w:del>
      <w:ins w:id="618" w:author="Claude" w:date="2026-10-14T12:00:00Z">
        <w:r>
          <w:t>lugar</w:t>
        </w:r>
      </w:ins>
      <w:r>
        <w:t xml:space="preserve"> de frenar en seco.</w:t>
      </w:r>
    </w:p>
    <w:p w14:paraId="16C5195B" w14:textId="77777777" w:rsidR="0055485A" w:rsidRDefault="00000000">
      <w:pPr>
        <w:spacing w:after="120" w:line="276" w:lineRule="auto"/>
        <w:jc w:val="both"/>
      </w:pPr>
      <w:r>
        <w:t xml:space="preserve">Aplica un filtro de Kalman </w:t>
      </w:r>
      <w:del w:id="619" w:author="Claude" w:date="2026-10-14T12:00:00Z">
        <w:r>
          <w:delText>([x,</w:delText>
        </w:r>
      </w:del>
      <w:ins w:id="620" w:author="Claude" w:date="2026-10-14T12:00:00Z">
        <w:r>
          <w:t>(estado [x,</w:t>
        </w:r>
      </w:ins>
      <w:r>
        <w:t xml:space="preserve"> y, </w:t>
      </w:r>
      <w:proofErr w:type="spellStart"/>
      <w:r>
        <w:t>vx</w:t>
      </w:r>
      <w:proofErr w:type="spellEnd"/>
      <w:r>
        <w:t xml:space="preserve">, </w:t>
      </w:r>
      <w:proofErr w:type="spellStart"/>
      <w:r>
        <w:t>vy</w:t>
      </w:r>
      <w:proofErr w:type="spellEnd"/>
      <w:r>
        <w:t xml:space="preserve">, </w:t>
      </w:r>
      <w:proofErr w:type="spellStart"/>
      <w:r>
        <w:t>ax</w:t>
      </w:r>
      <w:proofErr w:type="spellEnd"/>
      <w:r>
        <w:t xml:space="preserve">, </w:t>
      </w:r>
      <w:del w:id="621" w:author="Claude" w:date="2026-10-14T12:00:00Z">
        <w:r>
          <w:delText>ay],</w:delText>
        </w:r>
      </w:del>
      <w:ins w:id="622" w:author="Claude" w:date="2026-10-14T12:00:00Z">
        <w:r>
          <w:t>ay] con</w:t>
        </w:r>
      </w:ins>
      <w:r>
        <w:t xml:space="preserve"> aceleración </w:t>
      </w:r>
      <w:del w:id="623" w:author="Claude" w:date="2026-10-14T12:00:00Z">
        <w:r>
          <w:delText>constante,</w:delText>
        </w:r>
      </w:del>
      <w:ins w:id="624" w:author="Claude" w:date="2026-10-14T12:00:00Z">
        <w:r>
          <w:t>constante; apartado</w:t>
        </w:r>
      </w:ins>
      <w:r>
        <w:t xml:space="preserve"> 4.5) sobre la posición </w:t>
      </w:r>
      <w:del w:id="625" w:author="Claude" w:date="2026-10-14T12:00:00Z">
        <w:r>
          <w:delText>de detection_node, calculando</w:delText>
        </w:r>
      </w:del>
      <w:ins w:id="626" w:author="Claude" w:date="2026-10-14T12:00:00Z">
        <w:r>
          <w:t xml:space="preserve">publicada por </w:t>
        </w:r>
        <w:proofErr w:type="spellStart"/>
        <w:r>
          <w:t>detection_node</w:t>
        </w:r>
        <w:proofErr w:type="spellEnd"/>
        <w:r>
          <w:t xml:space="preserve"> y calcula la</w:t>
        </w:r>
      </w:ins>
      <w:r>
        <w:t xml:space="preserve"> distancia y</w:t>
      </w:r>
      <w:ins w:id="627" w:author="Claude" w:date="2026-10-14T12:00:00Z">
        <w:r>
          <w:t xml:space="preserve"> el</w:t>
        </w:r>
      </w:ins>
      <w:r>
        <w:t xml:space="preserve"> ángulo hacia la persona. </w:t>
      </w:r>
      <w:del w:id="628" w:author="Claude" w:date="2026-10-14T12:00:00Z">
        <w:r>
          <w:delText>Implementa evasión de</w:delText>
        </w:r>
      </w:del>
      <w:ins w:id="629" w:author="Claude" w:date="2026-10-14T12:00:00Z">
        <w:r>
          <w:t>También evita</w:t>
        </w:r>
      </w:ins>
      <w:r>
        <w:t xml:space="preserve"> obstáculos </w:t>
      </w:r>
      <w:del w:id="630" w:author="Claude" w:date="2026-10-14T12:00:00Z">
        <w:r>
          <w:delText>sobre</w:delText>
        </w:r>
      </w:del>
      <w:ins w:id="631" w:author="Claude" w:date="2026-10-14T12:00:00Z">
        <w:r>
          <w:t>en</w:t>
        </w:r>
      </w:ins>
      <w:r>
        <w:t xml:space="preserve"> el sector frontal </w:t>
      </w:r>
      <w:ins w:id="632" w:author="Claude" w:date="2026-10-14T12:00:00Z">
        <w:r>
          <w:t xml:space="preserve">de </w:t>
        </w:r>
      </w:ins>
      <w:r>
        <w:t xml:space="preserve">±50° del </w:t>
      </w:r>
      <w:proofErr w:type="spellStart"/>
      <w:r>
        <w:t>LiDAR</w:t>
      </w:r>
      <w:proofErr w:type="spellEnd"/>
      <w:r>
        <w:t xml:space="preserve">: </w:t>
      </w:r>
      <w:del w:id="633" w:author="Claude" w:date="2026-10-14T12:00:00Z">
        <w:r>
          <w:delText>ante obstáculos</w:delText>
        </w:r>
      </w:del>
      <w:ins w:id="634" w:author="Claude" w:date="2026-10-14T12:00:00Z">
        <w:r>
          <w:t>si detecta un obstáculo</w:t>
        </w:r>
      </w:ins>
      <w:r>
        <w:t xml:space="preserve"> a menos de 0,40 </w:t>
      </w:r>
      <w:del w:id="635" w:author="Claude" w:date="2026-10-14T12:00:00Z">
        <w:r>
          <w:delText>m genera repulsión angular</w:delText>
        </w:r>
      </w:del>
      <w:ins w:id="636" w:author="Claude" w:date="2026-10-14T12:00:00Z">
        <w:r>
          <w:t>m, desvía el giro</w:t>
        </w:r>
      </w:ins>
      <w:r>
        <w:t xml:space="preserve"> y reduce la velocidad </w:t>
      </w:r>
      <w:del w:id="637" w:author="Claude" w:date="2026-10-14T12:00:00Z">
        <w:r>
          <w:delText>lineal,</w:delText>
        </w:r>
      </w:del>
      <w:ins w:id="638" w:author="Claude" w:date="2026-10-14T12:00:00Z">
        <w:r>
          <w:t>lineal;</w:t>
        </w:r>
      </w:ins>
      <w:r>
        <w:t xml:space="preserve"> y detiene el robot si la persona desaparece </w:t>
      </w:r>
      <w:ins w:id="639" w:author="Claude" w:date="2026-10-14T12:00:00Z">
        <w:r>
          <w:t xml:space="preserve">durante </w:t>
        </w:r>
      </w:ins>
      <w:r>
        <w:t xml:space="preserve">más de dos segundos. </w:t>
      </w:r>
      <w:del w:id="640" w:author="Claude" w:date="2026-10-14T12:00:00Z">
        <w:r>
          <w:delText>Activado por</w:delText>
        </w:r>
      </w:del>
      <w:ins w:id="641" w:author="Claude" w:date="2026-10-14T12:00:00Z">
        <w:r>
          <w:t xml:space="preserve">Solo actúa cuando </w:t>
        </w:r>
        <w:proofErr w:type="spellStart"/>
        <w:r>
          <w:t>control_node</w:t>
        </w:r>
        <w:proofErr w:type="spellEnd"/>
        <w:r>
          <w:t xml:space="preserve"> lo activa mediante</w:t>
        </w:r>
      </w:ins>
      <w:r>
        <w:t xml:space="preserve"> el servicio </w:t>
      </w:r>
      <w:del w:id="642" w:author="Claude" w:date="2026-10-14T12:00:00Z">
        <w:r>
          <w:delText>enable_tracking, invocado por control_node.</w:delText>
        </w:r>
      </w:del>
      <w:proofErr w:type="spellStart"/>
      <w:ins w:id="643" w:author="Claude" w:date="2026-10-14T12:00:00Z">
        <w:r>
          <w:t>enable_tracking</w:t>
        </w:r>
        <w:proofErr w:type="spellEnd"/>
        <w:r>
          <w:t>.</w:t>
        </w:r>
      </w:ins>
    </w:p>
    <w:p w14:paraId="226A7E6B" w14:textId="77777777" w:rsidR="0055485A" w:rsidRDefault="00000000">
      <w:pPr>
        <w:spacing w:after="120" w:line="276" w:lineRule="auto"/>
        <w:jc w:val="both"/>
      </w:pPr>
      <w:proofErr w:type="spellStart"/>
      <w:r>
        <w:lastRenderedPageBreak/>
        <w:t>Topics</w:t>
      </w:r>
      <w:proofErr w:type="spellEnd"/>
      <w:r>
        <w:t>: se suscribe a /</w:t>
      </w:r>
      <w:proofErr w:type="spellStart"/>
      <w:r>
        <w:t>person_position</w:t>
      </w:r>
      <w:proofErr w:type="spellEnd"/>
      <w:r>
        <w:t>, /</w:t>
      </w:r>
      <w:proofErr w:type="spellStart"/>
      <w:r>
        <w:t>person_detected</w:t>
      </w:r>
      <w:proofErr w:type="spellEnd"/>
      <w:r>
        <w:t>, /</w:t>
      </w:r>
      <w:proofErr w:type="spellStart"/>
      <w:r>
        <w:t>scan</w:t>
      </w:r>
      <w:proofErr w:type="spellEnd"/>
      <w:r>
        <w:t xml:space="preserve"> y /</w:t>
      </w:r>
      <w:proofErr w:type="spellStart"/>
      <w:r>
        <w:t>system_shutdown</w:t>
      </w:r>
      <w:proofErr w:type="spellEnd"/>
      <w:r>
        <w:t>; publica /tracking/</w:t>
      </w:r>
      <w:proofErr w:type="spellStart"/>
      <w:r>
        <w:t>velocity_cmd</w:t>
      </w:r>
      <w:proofErr w:type="spellEnd"/>
      <w:r>
        <w:t>, /</w:t>
      </w:r>
      <w:proofErr w:type="spellStart"/>
      <w:r>
        <w:t>expected_person_position</w:t>
      </w:r>
      <w:proofErr w:type="spellEnd"/>
      <w:r>
        <w:t>, /tracking/</w:t>
      </w:r>
      <w:proofErr w:type="gramStart"/>
      <w:r>
        <w:t>status</w:t>
      </w:r>
      <w:proofErr w:type="gramEnd"/>
      <w:r>
        <w:t xml:space="preserve"> y /</w:t>
      </w:r>
      <w:proofErr w:type="spellStart"/>
      <w:proofErr w:type="gramStart"/>
      <w:r>
        <w:t>follower</w:t>
      </w:r>
      <w:proofErr w:type="spellEnd"/>
      <w:proofErr w:type="gramEnd"/>
      <w:r>
        <w:t>/</w:t>
      </w:r>
      <w:proofErr w:type="spellStart"/>
      <w:r>
        <w:t>telemetry</w:t>
      </w:r>
      <w:proofErr w:type="spellEnd"/>
      <w:r>
        <w:t>.</w:t>
      </w:r>
    </w:p>
    <w:p w14:paraId="6A8097D9" w14:textId="77777777" w:rsidR="0055485A" w:rsidRDefault="00000000">
      <w:pPr>
        <w:pStyle w:val="Ttulo3"/>
        <w:spacing w:before="160" w:after="60"/>
      </w:pPr>
      <w:r>
        <w:t xml:space="preserve">3.3.4 </w:t>
      </w:r>
      <w:proofErr w:type="spellStart"/>
      <w:r>
        <w:t>control_node</w:t>
      </w:r>
      <w:proofErr w:type="spellEnd"/>
    </w:p>
    <w:p w14:paraId="624E5CE3" w14:textId="77777777" w:rsidR="0055485A" w:rsidRDefault="00000000">
      <w:pPr>
        <w:spacing w:after="120" w:line="276" w:lineRule="auto"/>
        <w:jc w:val="both"/>
      </w:pPr>
      <w:r>
        <w:rPr>
          <w:b/>
          <w:bCs/>
        </w:rPr>
        <w:t xml:space="preserve">Función: </w:t>
      </w:r>
      <w:r>
        <w:t>máquina de estados finitos central del sistema.</w:t>
      </w:r>
    </w:p>
    <w:p w14:paraId="734E505F" w14:textId="77777777" w:rsidR="0055485A" w:rsidRDefault="00000000">
      <w:pPr>
        <w:spacing w:after="120" w:line="276" w:lineRule="auto"/>
        <w:jc w:val="both"/>
      </w:pPr>
      <w:del w:id="644" w:author="Claude" w:date="2026-10-14T12:00:00Z">
        <w:r>
          <w:delText>El subproblema es arbitrar,</w:delText>
        </w:r>
      </w:del>
      <w:ins w:id="645" w:author="Claude" w:date="2026-10-14T12:00:00Z">
        <w:r>
          <w:t>Este nodo arbitra,</w:t>
        </w:r>
      </w:ins>
      <w:r>
        <w:t xml:space="preserve"> en cada instante, cuál de las </w:t>
      </w:r>
      <w:ins w:id="646" w:author="Claude" w:date="2026-10-14T12:00:00Z">
        <w:r>
          <w:t xml:space="preserve">posibles </w:t>
        </w:r>
      </w:ins>
      <w:r>
        <w:t>fuentes de velocidad</w:t>
      </w:r>
      <w:del w:id="647" w:author="Claude" w:date="2026-10-14T12:00:00Z">
        <w:r>
          <w:delText xml:space="preserve"> posibles</w:delText>
        </w:r>
      </w:del>
      <w:r>
        <w:t xml:space="preserve"> (seguimiento, navegación a </w:t>
      </w:r>
      <w:del w:id="648" w:author="Claude" w:date="2026-10-14T12:00:00Z">
        <w:r>
          <w:delText>casa,</w:delText>
        </w:r>
      </w:del>
      <w:ins w:id="649" w:author="Claude" w:date="2026-10-14T12:00:00Z">
        <w:r>
          <w:t>casa o</w:t>
        </w:r>
      </w:ins>
      <w:r>
        <w:t xml:space="preserve"> teleoperación) controla la base, </w:t>
      </w:r>
      <w:del w:id="650" w:author="Claude" w:date="2026-10-14T12:00:00Z">
        <w:r>
          <w:delText>para</w:delText>
        </w:r>
      </w:del>
      <w:ins w:id="651" w:author="Claude" w:date="2026-10-14T12:00:00Z">
        <w:r>
          <w:t>de modo</w:t>
        </w:r>
      </w:ins>
      <w:r>
        <w:t xml:space="preserve"> que nunca</w:t>
      </w:r>
      <w:ins w:id="652" w:author="Claude" w:date="2026-10-14T12:00:00Z">
        <w:r>
          <w:t xml:space="preserve"> le</w:t>
        </w:r>
      </w:ins>
      <w:r>
        <w:t xml:space="preserve"> lleguen dos órdenes </w:t>
      </w:r>
      <w:del w:id="653" w:author="Claude" w:date="2026-10-14T12:00:00Z">
        <w:r>
          <w:delText>contradictorias a la vez; por</w:delText>
        </w:r>
      </w:del>
      <w:ins w:id="654" w:author="Claude" w:date="2026-10-14T12:00:00Z">
        <w:r>
          <w:t>contradictorias. Por</w:t>
        </w:r>
      </w:ins>
      <w:r>
        <w:t xml:space="preserve"> ejemplo, al detectar el gesto </w:t>
      </w:r>
      <w:del w:id="655" w:author="Claude" w:date="2026-10-14T12:00:00Z">
        <w:r>
          <w:delText>“tejado”, el nodo</w:delText>
        </w:r>
      </w:del>
      <w:ins w:id="656" w:author="Claude" w:date="2026-10-14T12:00:00Z">
        <w:r>
          <w:t>«casa»,</w:t>
        </w:r>
      </w:ins>
      <w:r>
        <w:t xml:space="preserve"> deja de </w:t>
      </w:r>
      <w:del w:id="657" w:author="Claude" w:date="2026-10-14T12:00:00Z">
        <w:r>
          <w:delText>retransmitir</w:delText>
        </w:r>
      </w:del>
      <w:ins w:id="658" w:author="Claude" w:date="2026-10-14T12:00:00Z">
        <w:r>
          <w:t>reenviar</w:t>
        </w:r>
      </w:ins>
      <w:r>
        <w:t xml:space="preserve"> la velocidad de </w:t>
      </w:r>
      <w:proofErr w:type="spellStart"/>
      <w:r>
        <w:t>tracking_node</w:t>
      </w:r>
      <w:proofErr w:type="spellEnd"/>
      <w:r>
        <w:t xml:space="preserve"> y empieza a </w:t>
      </w:r>
      <w:del w:id="659" w:author="Claude" w:date="2026-10-14T12:00:00Z">
        <w:r>
          <w:delText>retransmitir</w:delText>
        </w:r>
      </w:del>
      <w:ins w:id="660" w:author="Claude" w:date="2026-10-14T12:00:00Z">
        <w:r>
          <w:t>reenviar</w:t>
        </w:r>
      </w:ins>
      <w:r>
        <w:t xml:space="preserve"> la de Nav2.</w:t>
      </w:r>
    </w:p>
    <w:p w14:paraId="1E6E3989" w14:textId="77777777" w:rsidR="0055485A" w:rsidRDefault="00000000">
      <w:pPr>
        <w:spacing w:after="120" w:line="276" w:lineRule="auto"/>
        <w:jc w:val="both"/>
      </w:pPr>
      <w:r>
        <w:t xml:space="preserve">Implementa la máquina de estados de la Figura </w:t>
      </w:r>
      <w:del w:id="661" w:author="Claude" w:date="2026-10-14T12:00:00Z">
        <w:r>
          <w:delText xml:space="preserve">3.3: IDLE (espera de </w:delText>
        </w:r>
      </w:del>
      <w:ins w:id="662" w:author="Claude" w:date="2026-10-14T12:00:00Z">
        <w:r>
          <w:t xml:space="preserve">3.3. Tras el arranque (INIT), el sistema queda en IDLE, a la espera de una </w:t>
        </w:r>
      </w:ins>
      <w:r>
        <w:t xml:space="preserve">persona </w:t>
      </w:r>
      <w:del w:id="663" w:author="Claude" w:date="2026-10-14T12:00:00Z">
        <w:r>
          <w:delText>autorizada),</w:delText>
        </w:r>
      </w:del>
      <w:ins w:id="664" w:author="Claude" w:date="2026-10-14T12:00:00Z">
        <w:r>
          <w:t>autorizada. En</w:t>
        </w:r>
      </w:ins>
      <w:r>
        <w:t xml:space="preserve"> TRACKING </w:t>
      </w:r>
      <w:del w:id="665" w:author="Claude" w:date="2026-10-14T12:00:00Z">
        <w:r>
          <w:delText>(retransmite</w:delText>
        </w:r>
      </w:del>
      <w:ins w:id="666" w:author="Claude" w:date="2026-10-14T12:00:00Z">
        <w:r>
          <w:t>reenvía a la base</w:t>
        </w:r>
      </w:ins>
      <w:r>
        <w:t xml:space="preserve"> las velocidades de </w:t>
      </w:r>
      <w:del w:id="667" w:author="Claude" w:date="2026-10-14T12:00:00Z">
        <w:r>
          <w:delText>tracking_node),</w:delText>
        </w:r>
      </w:del>
      <w:proofErr w:type="spellStart"/>
      <w:ins w:id="668" w:author="Claude" w:date="2026-10-14T12:00:00Z">
        <w:r>
          <w:t>tracking_node</w:t>
        </w:r>
        <w:proofErr w:type="spellEnd"/>
        <w:r>
          <w:t>; en</w:t>
        </w:r>
      </w:ins>
      <w:r>
        <w:t xml:space="preserve"> HOMING </w:t>
      </w:r>
      <w:del w:id="669" w:author="Claude" w:date="2026-10-14T12:00:00Z">
        <w:r>
          <w:delText>(retransmite la velocidad de Nav2 hacia la pose “casa” tras el gesto “tejado”, 5.8), MANUAL (teleoperación por teclado)</w:delText>
        </w:r>
      </w:del>
      <w:ins w:id="670" w:author="Claude" w:date="2026-10-14T12:00:00Z">
        <w:r>
          <w:t xml:space="preserve">envía a Nav2 el objetivo «casa» mediante la acción </w:t>
        </w:r>
        <w:proofErr w:type="spellStart"/>
        <w:r>
          <w:t>NavigateToPose</w:t>
        </w:r>
        <w:proofErr w:type="spellEnd"/>
        <w:r>
          <w:t xml:space="preserve"> y reenvía las velocidades que este calcula (apartado 5.8); MANUAL permite </w:t>
        </w:r>
        <w:proofErr w:type="spellStart"/>
        <w:r>
          <w:t>teleoperar</w:t>
        </w:r>
        <w:proofErr w:type="spellEnd"/>
        <w:r>
          <w:t xml:space="preserve"> el robot con el teclado,</w:t>
        </w:r>
      </w:ins>
      <w:r>
        <w:t xml:space="preserve"> y SHUTDOWN </w:t>
      </w:r>
      <w:del w:id="671" w:author="Claude" w:date="2026-10-14T12:00:00Z">
        <w:r>
          <w:delText>(apagado coordinado). Con</w:delText>
        </w:r>
      </w:del>
      <w:ins w:id="672" w:author="Claude" w:date="2026-10-14T12:00:00Z">
        <w:r>
          <w:t>coordina el apagado. Con la</w:t>
        </w:r>
      </w:ins>
      <w:r>
        <w:t xml:space="preserve"> cámara habilitada, iniciar el seguimiento requiere el gesto; </w:t>
      </w:r>
      <w:del w:id="673" w:author="Claude" w:date="2026-10-14T12:00:00Z">
        <w:r>
          <w:delText>si no,</w:delText>
        </w:r>
      </w:del>
      <w:ins w:id="674" w:author="Claude" w:date="2026-10-14T12:00:00Z">
        <w:r>
          <w:t>sin ella,</w:t>
        </w:r>
      </w:ins>
      <w:r>
        <w:t xml:space="preserve"> se inicia </w:t>
      </w:r>
      <w:del w:id="675" w:author="Claude" w:date="2026-10-14T12:00:00Z">
        <w:r>
          <w:delText>automáticamente.</w:delText>
        </w:r>
      </w:del>
      <w:ins w:id="676" w:author="Claude" w:date="2026-10-14T12:00:00Z">
        <w:r>
          <w:t>automáticamente al detectar a la persona.</w:t>
        </w:r>
      </w:ins>
    </w:p>
    <w:p w14:paraId="05A1FB57" w14:textId="77777777" w:rsidR="0055485A" w:rsidRDefault="00000000">
      <w:pPr>
        <w:keepNext/>
        <w:spacing w:before="120" w:after="120"/>
        <w:jc w:val="center"/>
      </w:pPr>
      <w:del w:id="677" w:author="Claude" w:date="2026-10-14T12:00:00Z">
        <w:r>
          <w:delText>Figura 3.3Máquina de estados finitos de control_node.</w:delText>
        </w:r>
      </w:del>
      <w:ins w:id="678" w:author="Claude" w:date="2026-10-14T12:00:00Z">
        <w:r>
          <w:rPr>
            <w:b/>
            <w:bCs/>
          </w:rPr>
          <w:t>Figura 3.3</w:t>
        </w:r>
        <w:r>
          <w:rPr>
            <w:b/>
            <w:bCs/>
          </w:rPr>
          <w:br/>
        </w:r>
        <w:r>
          <w:rPr>
            <w:i/>
            <w:iCs/>
          </w:rPr>
          <w:t xml:space="preserve">Máquina de estados finitos de </w:t>
        </w:r>
        <w:proofErr w:type="spellStart"/>
        <w:r>
          <w:rPr>
            <w:i/>
            <w:iCs/>
          </w:rPr>
          <w:t>control_node</w:t>
        </w:r>
        <w:proofErr w:type="spellEnd"/>
        <w:r>
          <w:rPr>
            <w:i/>
            <w:iCs/>
          </w:rPr>
          <w:t>.</w:t>
        </w:r>
      </w:ins>
    </w:p>
    <w:p w14:paraId="3233DF6B" w14:textId="77777777" w:rsidR="0055485A" w:rsidRDefault="00000000">
      <w:pPr>
        <w:spacing w:before="120" w:after="120"/>
        <w:jc w:val="center"/>
        <w:rPr>
          <w:rFonts w:ascii="Consolas" w:eastAsia="Consolas" w:hAnsi="Consolas" w:cs="Consolas"/>
          <w:sz w:val="16"/>
          <w:szCs w:val="16"/>
        </w:rPr>
      </w:pPr>
      <w:r>
        <w:rPr>
          <w:noProof/>
        </w:rPr>
        <w:drawing>
          <wp:inline distT="0" distB="0" distL="0" distR="0" wp14:anchorId="1C24A0CE" wp14:editId="4439B010">
            <wp:extent cx="5299862" cy="3312413"/>
            <wp:effectExtent l="0" t="0" r="0" b="0"/>
            <wp:docPr id="17606967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299862" cy="3312413"/>
                    </a:xfrm>
                    <a:prstGeom prst="rect">
                      <a:avLst/>
                    </a:prstGeom>
                    <a:ln/>
                  </pic:spPr>
                </pic:pic>
              </a:graphicData>
            </a:graphic>
          </wp:inline>
        </w:drawing>
      </w:r>
    </w:p>
    <w:p w14:paraId="0B0EE929" w14:textId="77777777" w:rsidR="0055485A" w:rsidRDefault="00000000">
      <w:pPr>
        <w:keepNext/>
        <w:spacing w:before="120" w:after="120"/>
        <w:jc w:val="center"/>
      </w:pPr>
      <w:r>
        <w:rPr>
          <w:i/>
          <w:iCs/>
        </w:rPr>
        <w:t>Nota.</w:t>
      </w:r>
      <w:r>
        <w:t xml:space="preserve"> Elaboración propia a partir del código fuente del </w:t>
      </w:r>
      <w:del w:id="679" w:author="Claude" w:date="2026-10-14T12:00:00Z">
        <w:r>
          <w:delText>proyecto.</w:delText>
        </w:r>
      </w:del>
      <w:ins w:id="680" w:author="Claude" w:date="2026-10-14T12:00:00Z">
        <w:r>
          <w:t>proyecto (control_node.py). El recuadro discontinuo agrupa los estados del modo automático; las teclas Q y P actúan desde cualquiera de ellos.</w:t>
        </w:r>
      </w:ins>
    </w:p>
    <w:p w14:paraId="561382D7" w14:textId="77777777" w:rsidR="0055485A" w:rsidRDefault="00000000">
      <w:pPr>
        <w:keepNext/>
        <w:spacing w:before="120" w:after="120"/>
        <w:jc w:val="center"/>
      </w:pPr>
      <w:proofErr w:type="spellStart"/>
      <w:r>
        <w:t>Topics</w:t>
      </w:r>
      <w:proofErr w:type="spellEnd"/>
      <w:r>
        <w:t>: se suscribe a /</w:t>
      </w:r>
      <w:proofErr w:type="spellStart"/>
      <w:r>
        <w:t>person_detected</w:t>
      </w:r>
      <w:proofErr w:type="spellEnd"/>
      <w:r>
        <w:t xml:space="preserve">, </w:t>
      </w:r>
      <w:del w:id="681" w:author="Claude" w:date="2026-10-14T12:00:00Z">
        <w:r>
          <w:delText>/shutdown_confirmation, /tracking/velocity_cmd y /gesture_command;</w:delText>
        </w:r>
      </w:del>
      <w:ins w:id="682" w:author="Claude" w:date="2026-10-14T12:00:00Z">
        <w:r>
          <w:t>/</w:t>
        </w:r>
        <w:proofErr w:type="spellStart"/>
        <w:r>
          <w:t>gesture_command</w:t>
        </w:r>
        <w:proofErr w:type="spellEnd"/>
        <w:r>
          <w:t>, /tracking/</w:t>
        </w:r>
        <w:proofErr w:type="spellStart"/>
        <w:r>
          <w:t>velocity_cmd</w:t>
        </w:r>
        <w:proofErr w:type="spellEnd"/>
        <w:r>
          <w:t>, /nav2/</w:t>
        </w:r>
        <w:proofErr w:type="spellStart"/>
        <w:r>
          <w:t>cmd_vel</w:t>
        </w:r>
        <w:proofErr w:type="spellEnd"/>
        <w:r>
          <w:t xml:space="preserve"> (velocidad calculada por Nav2) y /</w:t>
        </w:r>
        <w:proofErr w:type="spellStart"/>
        <w:r>
          <w:t>shutdown_confirmation</w:t>
        </w:r>
        <w:proofErr w:type="spellEnd"/>
        <w:r>
          <w:t>;</w:t>
        </w:r>
      </w:ins>
      <w:r>
        <w:t xml:space="preserve"> publica /</w:t>
      </w:r>
      <w:proofErr w:type="spellStart"/>
      <w:r>
        <w:t>cmd_vel</w:t>
      </w:r>
      <w:proofErr w:type="spellEnd"/>
      <w:r>
        <w:t xml:space="preserve"> </w:t>
      </w:r>
      <w:del w:id="683" w:author="Claude" w:date="2026-10-14T12:00:00Z">
        <w:r>
          <w:delText>(velocidad real a la base),</w:delText>
        </w:r>
      </w:del>
      <w:ins w:id="684" w:author="Claude" w:date="2026-10-14T12:00:00Z">
        <w:r>
          <w:t xml:space="preserve">(la </w:t>
        </w:r>
        <w:r>
          <w:lastRenderedPageBreak/>
          <w:t xml:space="preserve">velocidad que llega a la base, </w:t>
        </w:r>
        <w:proofErr w:type="spellStart"/>
        <w:r>
          <w:t>remapeada</w:t>
        </w:r>
        <w:proofErr w:type="spellEnd"/>
        <w:r>
          <w:t xml:space="preserve"> a /</w:t>
        </w:r>
        <w:proofErr w:type="spellStart"/>
        <w:r>
          <w:t>commands</w:t>
        </w:r>
        <w:proofErr w:type="spellEnd"/>
        <w:r>
          <w:t>/</w:t>
        </w:r>
        <w:proofErr w:type="spellStart"/>
        <w:r>
          <w:t>velocity</w:t>
        </w:r>
        <w:proofErr w:type="spellEnd"/>
        <w:r>
          <w:t>),</w:t>
        </w:r>
      </w:ins>
      <w:r>
        <w:t xml:space="preserve"> /</w:t>
      </w:r>
      <w:proofErr w:type="spellStart"/>
      <w:r>
        <w:t>system_shutdown</w:t>
      </w:r>
      <w:proofErr w:type="spellEnd"/>
      <w:r>
        <w:t>, /control/</w:t>
      </w:r>
      <w:proofErr w:type="spellStart"/>
      <w:r>
        <w:t>mode</w:t>
      </w:r>
      <w:proofErr w:type="spellEnd"/>
      <w:r>
        <w:t>, /control/</w:t>
      </w:r>
      <w:proofErr w:type="spellStart"/>
      <w:r>
        <w:t>teleop_</w:t>
      </w:r>
      <w:proofErr w:type="gramStart"/>
      <w:r>
        <w:t>status</w:t>
      </w:r>
      <w:proofErr w:type="spellEnd"/>
      <w:proofErr w:type="gramEnd"/>
      <w:r>
        <w:t xml:space="preserve"> y /control/</w:t>
      </w:r>
      <w:proofErr w:type="spellStart"/>
      <w:r>
        <w:t>state</w:t>
      </w:r>
      <w:proofErr w:type="spellEnd"/>
      <w:r>
        <w:t>.</w:t>
      </w:r>
      <w:ins w:id="685" w:author="Claude" w:date="2026-10-14T12:00:00Z">
        <w:r>
          <w:t xml:space="preserve"> Además, usa el servicio </w:t>
        </w:r>
        <w:proofErr w:type="spellStart"/>
        <w:r>
          <w:t>enable_tracking</w:t>
        </w:r>
        <w:proofErr w:type="spellEnd"/>
        <w:r>
          <w:t xml:space="preserve"> de </w:t>
        </w:r>
        <w:proofErr w:type="spellStart"/>
        <w:r>
          <w:t>tracking_node</w:t>
        </w:r>
        <w:proofErr w:type="spellEnd"/>
        <w:r>
          <w:t xml:space="preserve"> y la acción </w:t>
        </w:r>
        <w:proofErr w:type="spellStart"/>
        <w:r>
          <w:t>NavigateToPose</w:t>
        </w:r>
        <w:proofErr w:type="spellEnd"/>
        <w:r>
          <w:t xml:space="preserve"> de Nav2.</w:t>
        </w:r>
      </w:ins>
    </w:p>
    <w:p w14:paraId="458F4DBE" w14:textId="77777777" w:rsidR="0055485A" w:rsidRDefault="00000000">
      <w:pPr>
        <w:pStyle w:val="Ttulo3"/>
        <w:spacing w:before="160" w:after="60"/>
      </w:pPr>
      <w:r>
        <w:t xml:space="preserve">3.3.5 </w:t>
      </w:r>
      <w:proofErr w:type="spellStart"/>
      <w:r>
        <w:t>collision_handling_node</w:t>
      </w:r>
      <w:proofErr w:type="spellEnd"/>
    </w:p>
    <w:p w14:paraId="25A6517C" w14:textId="77777777" w:rsidR="0055485A" w:rsidRDefault="00000000">
      <w:pPr>
        <w:spacing w:after="120" w:line="276" w:lineRule="auto"/>
        <w:jc w:val="both"/>
      </w:pPr>
      <w:r>
        <w:t>Función: vigilancia de colisiones inminentes, de forma independiente del resto del sistema.</w:t>
      </w:r>
    </w:p>
    <w:p w14:paraId="7890C541" w14:textId="77777777" w:rsidR="0055485A" w:rsidRDefault="00000000">
      <w:pPr>
        <w:spacing w:after="120" w:line="276" w:lineRule="auto"/>
        <w:jc w:val="both"/>
      </w:pPr>
      <w:del w:id="686" w:author="Claude" w:date="2026-10-14T12:00:00Z">
        <w:r>
          <w:delText>Monitoriza</w:delText>
        </w:r>
      </w:del>
      <w:ins w:id="687" w:author="Claude" w:date="2026-10-14T12:00:00Z">
        <w:r>
          <w:t>Vigila</w:t>
        </w:r>
      </w:ins>
      <w:r>
        <w:t xml:space="preserve"> la distancia</w:t>
      </w:r>
      <w:del w:id="688" w:author="Claude" w:date="2026-10-14T12:00:00Z">
        <w:r>
          <w:delText xml:space="preserve"> mínima</w:delText>
        </w:r>
      </w:del>
      <w:r>
        <w:t xml:space="preserve"> al obstáculo más cercano y publica una señal de colisión cuando algún punto del barrido </w:t>
      </w:r>
      <w:del w:id="689" w:author="Claude" w:date="2026-10-14T12:00:00Z">
        <w:r>
          <w:delText xml:space="preserve">del LiDAR </w:delText>
        </w:r>
      </w:del>
      <w:r>
        <w:t xml:space="preserve">está a menos de 0,4 m. </w:t>
      </w:r>
      <w:ins w:id="690" w:author="Claude" w:date="2026-10-14T12:00:00Z">
        <w:r>
          <w:t xml:space="preserve">Por ahora, </w:t>
        </w:r>
      </w:ins>
      <w:proofErr w:type="spellStart"/>
      <w:r>
        <w:t>control_node</w:t>
      </w:r>
      <w:proofErr w:type="spellEnd"/>
      <w:r>
        <w:t xml:space="preserve"> no reacciona</w:t>
      </w:r>
      <w:del w:id="691" w:author="Claude" w:date="2026-10-14T12:00:00Z">
        <w:r>
          <w:delText xml:space="preserve"> aún</w:delText>
        </w:r>
      </w:del>
      <w:r>
        <w:t xml:space="preserve"> a esta señal; su integración </w:t>
      </w:r>
      <w:del w:id="692" w:author="Claude" w:date="2026-10-14T12:00:00Z">
        <w:r>
          <w:delText>está prevista junto con Nav2.</w:delText>
        </w:r>
      </w:del>
      <w:ins w:id="693" w:author="Claude" w:date="2026-10-14T12:00:00Z">
        <w:r>
          <w:t>queda como trabajo futuro.</w:t>
        </w:r>
      </w:ins>
    </w:p>
    <w:p w14:paraId="64EC4C31" w14:textId="77777777" w:rsidR="0055485A" w:rsidRDefault="00000000">
      <w:pPr>
        <w:spacing w:after="120" w:line="276" w:lineRule="auto"/>
        <w:jc w:val="both"/>
      </w:pPr>
      <w:proofErr w:type="spellStart"/>
      <w:r>
        <w:t>Topics</w:t>
      </w:r>
      <w:proofErr w:type="spellEnd"/>
      <w:r>
        <w:t>: se suscribe a /</w:t>
      </w:r>
      <w:proofErr w:type="spellStart"/>
      <w:r>
        <w:t>scan</w:t>
      </w:r>
      <w:proofErr w:type="spellEnd"/>
      <w:r>
        <w:t>; publica /</w:t>
      </w:r>
      <w:proofErr w:type="spellStart"/>
      <w:r>
        <w:t>collision_detected</w:t>
      </w:r>
      <w:proofErr w:type="spellEnd"/>
      <w:r>
        <w:t xml:space="preserve"> y /</w:t>
      </w:r>
      <w:proofErr w:type="spellStart"/>
      <w:r>
        <w:t>collision_handling</w:t>
      </w:r>
      <w:proofErr w:type="spellEnd"/>
      <w:r>
        <w:t>/</w:t>
      </w:r>
      <w:proofErr w:type="gramStart"/>
      <w:r>
        <w:t>status</w:t>
      </w:r>
      <w:proofErr w:type="gramEnd"/>
      <w:r>
        <w:t>.</w:t>
      </w:r>
    </w:p>
    <w:p w14:paraId="5833DE1F" w14:textId="77777777" w:rsidR="0055485A" w:rsidRDefault="00000000">
      <w:pPr>
        <w:pStyle w:val="Ttulo3"/>
        <w:spacing w:before="160" w:after="60"/>
      </w:pPr>
      <w:r>
        <w:t xml:space="preserve">3.3.6 </w:t>
      </w:r>
      <w:proofErr w:type="spellStart"/>
      <w:r>
        <w:t>user_</w:t>
      </w:r>
      <w:proofErr w:type="gramStart"/>
      <w:r>
        <w:t>interface</w:t>
      </w:r>
      <w:proofErr w:type="gramEnd"/>
      <w:r>
        <w:t>_node</w:t>
      </w:r>
      <w:proofErr w:type="spellEnd"/>
    </w:p>
    <w:p w14:paraId="58DD41CC" w14:textId="77777777" w:rsidR="0055485A" w:rsidRDefault="00000000">
      <w:pPr>
        <w:spacing w:after="120" w:line="276" w:lineRule="auto"/>
        <w:jc w:val="both"/>
      </w:pPr>
      <w:r>
        <w:t>Función: visualización en tiempo real del estado del sistema, sin lógica de control propia.</w:t>
      </w:r>
    </w:p>
    <w:p w14:paraId="3B321696" w14:textId="77777777" w:rsidR="0055485A" w:rsidRDefault="00000000">
      <w:pPr>
        <w:spacing w:after="120" w:line="276" w:lineRule="auto"/>
        <w:jc w:val="both"/>
      </w:pPr>
      <w:del w:id="694" w:author="Claude" w:date="2026-10-14T12:00:00Z">
        <w:r>
          <w:delText>Se encarga de la visualización en tiempo real: lanza</w:delText>
        </w:r>
      </w:del>
      <w:ins w:id="695" w:author="Claude" w:date="2026-10-14T12:00:00Z">
        <w:r>
          <w:t>Lanza</w:t>
        </w:r>
      </w:ins>
      <w:r>
        <w:t xml:space="preserve"> RViz 2 con la configuración del </w:t>
      </w:r>
      <w:del w:id="696" w:author="Claude" w:date="2026-10-14T12:00:00Z">
        <w:r>
          <w:delText>paquete, publica</w:delText>
        </w:r>
      </w:del>
      <w:ins w:id="697" w:author="Claude" w:date="2026-10-14T12:00:00Z">
        <w:r>
          <w:t>paquete y le envía la información que se quiere visualizar:</w:t>
        </w:r>
      </w:ins>
      <w:r>
        <w:t xml:space="preserve"> marcadores </w:t>
      </w:r>
      <w:del w:id="698" w:author="Claude" w:date="2026-10-14T12:00:00Z">
        <w:r>
          <w:delText>(posición estimada,</w:delText>
        </w:r>
      </w:del>
      <w:ins w:id="699" w:author="Claude" w:date="2026-10-14T12:00:00Z">
        <w:r>
          <w:t>con la posición estimada de la persona, los</w:t>
        </w:r>
      </w:ins>
      <w:r>
        <w:t xml:space="preserve"> clústeres del </w:t>
      </w:r>
      <w:del w:id="700" w:author="Claude" w:date="2026-10-14T12:00:00Z">
        <w:r>
          <w:delText>LiDAR, marcador del robot) y</w:delText>
        </w:r>
      </w:del>
      <w:proofErr w:type="spellStart"/>
      <w:ins w:id="701" w:author="Claude" w:date="2026-10-14T12:00:00Z">
        <w:r>
          <w:t>LiDAR</w:t>
        </w:r>
        <w:proofErr w:type="spellEnd"/>
        <w:r>
          <w:t xml:space="preserve"> y el robot, además de</w:t>
        </w:r>
      </w:ins>
      <w:r>
        <w:t xml:space="preserve"> un estado de diagnóstico periódico.</w:t>
      </w:r>
    </w:p>
    <w:p w14:paraId="0B994C6A" w14:textId="77777777" w:rsidR="0055485A" w:rsidRDefault="00000000">
      <w:pPr>
        <w:spacing w:after="120" w:line="276" w:lineRule="auto"/>
        <w:jc w:val="both"/>
      </w:pPr>
      <w:r>
        <w:t xml:space="preserve">RViz 2 </w:t>
      </w:r>
      <w:del w:id="702" w:author="Claude" w:date="2026-10-14T12:00:00Z">
        <w:r>
          <w:delText>es la herramienta de visualización genérica de ROS 2, no</w:delText>
        </w:r>
      </w:del>
      <w:ins w:id="703" w:author="Claude" w:date="2026-10-14T12:00:00Z">
        <w:r>
          <w:t>no forma</w:t>
        </w:r>
      </w:ins>
      <w:r>
        <w:t xml:space="preserve"> parte del paquete </w:t>
      </w:r>
      <w:proofErr w:type="spellStart"/>
      <w:r>
        <w:t>person_</w:t>
      </w:r>
      <w:proofErr w:type="gramStart"/>
      <w:r>
        <w:t>follower</w:t>
      </w:r>
      <w:proofErr w:type="spellEnd"/>
      <w:proofErr w:type="gramEnd"/>
      <w:r>
        <w:t xml:space="preserve">: </w:t>
      </w:r>
      <w:ins w:id="704" w:author="Claude" w:date="2026-10-14T12:00:00Z">
        <w:r>
          <w:t xml:space="preserve">es la herramienta genérica de visualización de ROS 2. </w:t>
        </w:r>
      </w:ins>
      <w:proofErr w:type="spellStart"/>
      <w:r>
        <w:t>user_</w:t>
      </w:r>
      <w:proofErr w:type="gramStart"/>
      <w:r>
        <w:t>interface</w:t>
      </w:r>
      <w:proofErr w:type="gramEnd"/>
      <w:r>
        <w:t>_node</w:t>
      </w:r>
      <w:proofErr w:type="spellEnd"/>
      <w:r>
        <w:t xml:space="preserve"> </w:t>
      </w:r>
      <w:del w:id="705" w:author="Claude" w:date="2026-10-14T12:00:00Z">
        <w:r>
          <w:delText>solo le envía</w:delText>
        </w:r>
      </w:del>
      <w:ins w:id="706" w:author="Claude" w:date="2026-10-14T12:00:00Z">
        <w:r>
          <w:t>es el nodo que prepara y publica</w:t>
        </w:r>
      </w:ins>
      <w:r>
        <w:t xml:space="preserve"> los datos (marcadores y diagnósticos) que RViz </w:t>
      </w:r>
      <w:del w:id="707" w:author="Claude" w:date="2026-10-14T12:00:00Z">
        <w:r>
          <w:delText>muestra.</w:delText>
        </w:r>
      </w:del>
      <w:ins w:id="708" w:author="Claude" w:date="2026-10-14T12:00:00Z">
        <w:r>
          <w:t>2 representa.</w:t>
        </w:r>
      </w:ins>
      <w:r>
        <w:t xml:space="preserve"> </w:t>
      </w:r>
      <w:proofErr w:type="spellStart"/>
      <w:r>
        <w:t>Topics</w:t>
      </w:r>
      <w:proofErr w:type="spellEnd"/>
      <w:r>
        <w:t>: se suscribe a /camera/</w:t>
      </w:r>
      <w:proofErr w:type="gramStart"/>
      <w:r>
        <w:t>status</w:t>
      </w:r>
      <w:proofErr w:type="gramEnd"/>
      <w:r>
        <w:t>, /</w:t>
      </w:r>
      <w:proofErr w:type="spellStart"/>
      <w:r>
        <w:t>detection</w:t>
      </w:r>
      <w:proofErr w:type="spellEnd"/>
      <w:r>
        <w:t>/</w:t>
      </w:r>
      <w:proofErr w:type="gramStart"/>
      <w:r>
        <w:t>status</w:t>
      </w:r>
      <w:proofErr w:type="gramEnd"/>
      <w:r>
        <w:t>, /tracking/</w:t>
      </w:r>
      <w:proofErr w:type="gramStart"/>
      <w:r>
        <w:t>status</w:t>
      </w:r>
      <w:proofErr w:type="gramEnd"/>
      <w:r>
        <w:t>, /</w:t>
      </w:r>
      <w:proofErr w:type="spellStart"/>
      <w:r>
        <w:t>person_detected</w:t>
      </w:r>
      <w:proofErr w:type="spellEnd"/>
      <w:r>
        <w:t>, /</w:t>
      </w:r>
      <w:proofErr w:type="spellStart"/>
      <w:proofErr w:type="gramStart"/>
      <w:r>
        <w:t>clusters</w:t>
      </w:r>
      <w:proofErr w:type="spellEnd"/>
      <w:proofErr w:type="gramEnd"/>
      <w:r>
        <w:t>/general, /</w:t>
      </w:r>
      <w:proofErr w:type="spellStart"/>
      <w:proofErr w:type="gramStart"/>
      <w:r>
        <w:t>clusters</w:t>
      </w:r>
      <w:proofErr w:type="spellEnd"/>
      <w:proofErr w:type="gramEnd"/>
      <w:r>
        <w:t>/</w:t>
      </w:r>
      <w:proofErr w:type="spellStart"/>
      <w:r>
        <w:t>legs</w:t>
      </w:r>
      <w:proofErr w:type="spellEnd"/>
      <w:r>
        <w:t>, /</w:t>
      </w:r>
      <w:proofErr w:type="spellStart"/>
      <w:r>
        <w:t>expected_person_position</w:t>
      </w:r>
      <w:proofErr w:type="spellEnd"/>
      <w:r>
        <w:t>, /control/</w:t>
      </w:r>
      <w:proofErr w:type="spellStart"/>
      <w:r>
        <w:t>mode</w:t>
      </w:r>
      <w:proofErr w:type="spellEnd"/>
      <w:r>
        <w:t xml:space="preserve"> y /control/</w:t>
      </w:r>
      <w:proofErr w:type="spellStart"/>
      <w:r>
        <w:t>teleop_</w:t>
      </w:r>
      <w:proofErr w:type="gramStart"/>
      <w:r>
        <w:t>status</w:t>
      </w:r>
      <w:proofErr w:type="spellEnd"/>
      <w:proofErr w:type="gramEnd"/>
      <w:r>
        <w:t xml:space="preserve">; publica los marcadores </w:t>
      </w:r>
      <w:del w:id="709" w:author="Claude" w:date="2026-10-14T12:00:00Z">
        <w:r>
          <w:delText>de RViz (posición, clústeres, robot, estado)</w:delText>
        </w:r>
      </w:del>
      <w:ins w:id="710" w:author="Claude" w:date="2026-10-14T12:00:00Z">
        <w:r>
          <w:t>/</w:t>
        </w:r>
        <w:proofErr w:type="spellStart"/>
        <w:r>
          <w:t>visualization</w:t>
        </w:r>
        <w:proofErr w:type="spellEnd"/>
        <w:r>
          <w:t>/*</w:t>
        </w:r>
      </w:ins>
      <w:r>
        <w:t xml:space="preserve"> y /</w:t>
      </w:r>
      <w:proofErr w:type="spellStart"/>
      <w:r>
        <w:t>diagnostics</w:t>
      </w:r>
      <w:proofErr w:type="spellEnd"/>
      <w:r>
        <w:t>.</w:t>
      </w:r>
    </w:p>
    <w:p w14:paraId="131542C5" w14:textId="77777777" w:rsidR="0055485A" w:rsidRDefault="00000000">
      <w:pPr>
        <w:pStyle w:val="Ttulo3"/>
        <w:spacing w:before="160" w:after="60"/>
      </w:pPr>
      <w:r>
        <w:t xml:space="preserve">3.3.7 </w:t>
      </w:r>
      <w:proofErr w:type="spellStart"/>
      <w:r>
        <w:t>slam_node</w:t>
      </w:r>
      <w:proofErr w:type="spellEnd"/>
      <w:r>
        <w:t xml:space="preserve"> (experimental)</w:t>
      </w:r>
    </w:p>
    <w:p w14:paraId="31AF4540" w14:textId="77777777" w:rsidR="0055485A" w:rsidRDefault="00000000">
      <w:pPr>
        <w:spacing w:after="120" w:line="276" w:lineRule="auto"/>
        <w:jc w:val="both"/>
      </w:pPr>
      <w:r>
        <w:t xml:space="preserve">SLAM 2D </w:t>
      </w:r>
      <w:del w:id="711" w:author="Claude" w:date="2026-10-14T12:00:00Z">
        <w:r>
          <w:delText>básico,</w:delText>
        </w:r>
      </w:del>
      <w:ins w:id="712" w:author="Claude" w:date="2026-10-14T12:00:00Z">
        <w:r>
          <w:t>básico</w:t>
        </w:r>
      </w:ins>
      <w:r>
        <w:t xml:space="preserve"> desarrollado</w:t>
      </w:r>
      <w:del w:id="713" w:author="Claude" w:date="2026-10-14T12:00:00Z">
        <w:r>
          <w:delText xml:space="preserve"> específicamente</w:delText>
        </w:r>
      </w:del>
      <w:r>
        <w:t xml:space="preserve"> en la Fase 1. En la Fase 2 lo sustituyó SLAM </w:t>
      </w:r>
      <w:proofErr w:type="spellStart"/>
      <w:r>
        <w:t>Toolbox</w:t>
      </w:r>
      <w:proofErr w:type="spellEnd"/>
      <w:r>
        <w:t xml:space="preserve">, </w:t>
      </w:r>
      <w:del w:id="714" w:author="Claude" w:date="2026-10-14T12:00:00Z">
        <w:r>
          <w:delText xml:space="preserve">que es </w:delText>
        </w:r>
      </w:del>
      <w:r>
        <w:t xml:space="preserve">más robusto, </w:t>
      </w:r>
      <w:del w:id="715" w:author="Claude" w:date="2026-10-14T12:00:00Z">
        <w:r>
          <w:delText>cierra</w:delText>
        </w:r>
      </w:del>
      <w:ins w:id="716" w:author="Claude" w:date="2026-10-14T12:00:00Z">
        <w:r>
          <w:t>capaz de cerrar</w:t>
        </w:r>
      </w:ins>
      <w:r>
        <w:t xml:space="preserve"> bucles y </w:t>
      </w:r>
      <w:del w:id="717" w:author="Claude" w:date="2026-10-14T12:00:00Z">
        <w:r>
          <w:delText>permite</w:delText>
        </w:r>
      </w:del>
      <w:ins w:id="718" w:author="Claude" w:date="2026-10-14T12:00:00Z">
        <w:r>
          <w:t>de</w:t>
        </w:r>
      </w:ins>
      <w:r>
        <w:t xml:space="preserve"> guardar los mapas; el nodo </w:t>
      </w:r>
      <w:del w:id="719" w:author="Claude" w:date="2026-10-14T12:00:00Z">
        <w:r>
          <w:delText>sigue</w:delText>
        </w:r>
      </w:del>
      <w:ins w:id="720" w:author="Claude" w:date="2026-10-14T12:00:00Z">
        <w:r>
          <w:t>se conserva</w:t>
        </w:r>
      </w:ins>
      <w:r>
        <w:t xml:space="preserve"> desactivado por defecto.</w:t>
      </w:r>
    </w:p>
    <w:p w14:paraId="2C007F3E" w14:textId="77777777" w:rsidR="0055485A" w:rsidRDefault="00000000">
      <w:pPr>
        <w:spacing w:after="120" w:line="276" w:lineRule="auto"/>
        <w:jc w:val="both"/>
      </w:pPr>
      <w:proofErr w:type="spellStart"/>
      <w:r>
        <w:t>Topics</w:t>
      </w:r>
      <w:proofErr w:type="spellEnd"/>
      <w:r>
        <w:t>: se suscribe a /</w:t>
      </w:r>
      <w:proofErr w:type="spellStart"/>
      <w:r>
        <w:t>scan</w:t>
      </w:r>
      <w:proofErr w:type="spellEnd"/>
      <w:r>
        <w:t>, /</w:t>
      </w:r>
      <w:proofErr w:type="spellStart"/>
      <w:r>
        <w:t>person_position</w:t>
      </w:r>
      <w:proofErr w:type="spellEnd"/>
      <w:r>
        <w:t xml:space="preserve"> y /</w:t>
      </w:r>
      <w:proofErr w:type="spellStart"/>
      <w:r>
        <w:t>system_shutdown</w:t>
      </w:r>
      <w:proofErr w:type="spellEnd"/>
      <w:r>
        <w:t>; publica /</w:t>
      </w:r>
      <w:proofErr w:type="spellStart"/>
      <w:r>
        <w:t>map</w:t>
      </w:r>
      <w:proofErr w:type="spellEnd"/>
      <w:r>
        <w:t>, /</w:t>
      </w:r>
      <w:proofErr w:type="spellStart"/>
      <w:r>
        <w:t>initialpose</w:t>
      </w:r>
      <w:proofErr w:type="spellEnd"/>
      <w:r>
        <w:t xml:space="preserve"> y /</w:t>
      </w:r>
      <w:proofErr w:type="spellStart"/>
      <w:r>
        <w:t>person_marker</w:t>
      </w:r>
      <w:proofErr w:type="spellEnd"/>
      <w:r>
        <w:t>.</w:t>
      </w:r>
    </w:p>
    <w:p w14:paraId="2A1E42F1" w14:textId="77777777" w:rsidR="0055485A" w:rsidRDefault="00000000">
      <w:pPr>
        <w:pStyle w:val="Ttulo2"/>
        <w:spacing w:before="240" w:after="80"/>
      </w:pPr>
      <w:r>
        <w:t>3.4 Gestión del apagado coordinado</w:t>
      </w:r>
    </w:p>
    <w:p w14:paraId="65FAF416" w14:textId="77777777" w:rsidR="0055485A" w:rsidRDefault="00000000">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72D658" w14:textId="77777777" w:rsidR="0055485A" w:rsidRDefault="00000000">
      <w:pPr>
        <w:pStyle w:val="Ttulo2"/>
        <w:spacing w:before="240" w:after="80"/>
      </w:pPr>
      <w:r>
        <w:t>3.5 Árbol de transformaciones (TF)</w:t>
      </w:r>
    </w:p>
    <w:p w14:paraId="3B95CC74" w14:textId="77777777" w:rsidR="0055485A" w:rsidRDefault="00000000">
      <w:pPr>
        <w:spacing w:after="120" w:line="276" w:lineRule="auto"/>
        <w:jc w:val="both"/>
      </w:pPr>
      <w:r>
        <w:t xml:space="preserve">La Figura 3.4 muestra </w:t>
      </w:r>
      <w:ins w:id="721" w:author="Claude" w:date="2026-10-14T12:00:00Z">
        <w:r>
          <w:t xml:space="preserve">los sistemas de referencia del robot y </w:t>
        </w:r>
      </w:ins>
      <w:r>
        <w:t xml:space="preserve">el árbol de </w:t>
      </w:r>
      <w:del w:id="722" w:author="Claude" w:date="2026-10-14T12:00:00Z">
        <w:r>
          <w:delText>transformaciones.</w:delText>
        </w:r>
      </w:del>
      <w:ins w:id="723" w:author="Claude" w:date="2026-10-14T12:00:00Z">
        <w:r>
          <w:t xml:space="preserve">transformaciones que los relaciona. </w:t>
        </w:r>
        <w:proofErr w:type="spellStart"/>
        <w:r>
          <w:t>map</w:t>
        </w:r>
        <w:proofErr w:type="spellEnd"/>
        <w:r>
          <w:t xml:space="preserve"> es el sistema fijo del mapa; </w:t>
        </w:r>
        <w:proofErr w:type="spellStart"/>
        <w:r>
          <w:t>odom</w:t>
        </w:r>
        <w:proofErr w:type="spellEnd"/>
        <w:r>
          <w:t xml:space="preserve">, el de la </w:t>
        </w:r>
        <w:proofErr w:type="spellStart"/>
        <w:r>
          <w:t>odometría</w:t>
        </w:r>
        <w:proofErr w:type="spellEnd"/>
        <w:r>
          <w:t xml:space="preserve">, que es </w:t>
        </w:r>
        <w:proofErr w:type="gramStart"/>
        <w:r>
          <w:t>continuo</w:t>
        </w:r>
        <w:proofErr w:type="gramEnd"/>
        <w:r>
          <w:t xml:space="preserve"> pero acumula deriva; </w:t>
        </w:r>
        <w:proofErr w:type="spellStart"/>
        <w:r>
          <w:t>base_footprint</w:t>
        </w:r>
        <w:proofErr w:type="spellEnd"/>
        <w:r>
          <w:t xml:space="preserve"> está ligado al robot, en el suelo y bajo su centro, con el eje x hacia delante, el eje y hacia la izquierda y el eje z hacia arriba (convenio REP-103; Foote &amp; Purvis, 2010); y laser es el sistema de medida del </w:t>
        </w:r>
        <w:proofErr w:type="spellStart"/>
        <w:r>
          <w:t>LiDAR</w:t>
        </w:r>
        <w:proofErr w:type="spellEnd"/>
        <w:r>
          <w:t>.</w:t>
        </w:r>
      </w:ins>
      <w:r>
        <w:t xml:space="preserve"> La transformación </w:t>
      </w:r>
      <w:del w:id="724" w:author="Claude" w:date="2026-10-14T12:00:00Z">
        <w:r>
          <w:delText>base_footprint→láser</w:delText>
        </w:r>
      </w:del>
      <w:proofErr w:type="spellStart"/>
      <w:ins w:id="725" w:author="Claude" w:date="2026-10-14T12:00:00Z">
        <w:r>
          <w:t>base_footprint→laser</w:t>
        </w:r>
        <w:proofErr w:type="spellEnd"/>
        <w:r>
          <w:t xml:space="preserve"> es estática y</w:t>
        </w:r>
      </w:ins>
      <w:r>
        <w:t xml:space="preserve"> se publica</w:t>
      </w:r>
      <w:del w:id="726" w:author="Claude" w:date="2026-10-14T12:00:00Z">
        <w:r>
          <w:delText xml:space="preserve"> de forma estática,</w:delText>
        </w:r>
      </w:del>
      <w:r>
        <w:t xml:space="preserve"> con una </w:t>
      </w:r>
      <w:r>
        <w:lastRenderedPageBreak/>
        <w:t xml:space="preserve">rotación de 180° sobre </w:t>
      </w:r>
      <w:del w:id="727" w:author="Claude" w:date="2026-10-14T12:00:00Z">
        <w:r>
          <w:delText>Z,</w:delText>
        </w:r>
      </w:del>
      <w:ins w:id="728" w:author="Claude" w:date="2026-10-14T12:00:00Z">
        <w:r>
          <w:t>z,</w:t>
        </w:r>
      </w:ins>
      <w:r>
        <w:t xml:space="preserve"> porque el </w:t>
      </w:r>
      <w:proofErr w:type="spellStart"/>
      <w:r>
        <w:t>LiDAR</w:t>
      </w:r>
      <w:proofErr w:type="spellEnd"/>
      <w:r>
        <w:t xml:space="preserve"> está montado </w:t>
      </w:r>
      <w:del w:id="729" w:author="Claude" w:date="2026-10-14T12:00:00Z">
        <w:r>
          <w:delText>invertido.</w:delText>
        </w:r>
      </w:del>
      <w:ins w:id="730" w:author="Claude" w:date="2026-10-14T12:00:00Z">
        <w:r>
          <w:t xml:space="preserve">girado. La transformación </w:t>
        </w:r>
        <w:proofErr w:type="spellStart"/>
        <w:r>
          <w:t>odom→base_footprint</w:t>
        </w:r>
        <w:proofErr w:type="spellEnd"/>
        <w:r>
          <w:t xml:space="preserve"> la publica el </w:t>
        </w:r>
        <w:proofErr w:type="gramStart"/>
        <w:r>
          <w:t>driver</w:t>
        </w:r>
        <w:proofErr w:type="gramEnd"/>
        <w:r>
          <w:t xml:space="preserve"> de la </w:t>
        </w:r>
        <w:proofErr w:type="spellStart"/>
        <w:r>
          <w:t>Kobuki</w:t>
        </w:r>
        <w:proofErr w:type="spellEnd"/>
        <w:r>
          <w:t xml:space="preserve"> a partir de la </w:t>
        </w:r>
        <w:proofErr w:type="spellStart"/>
        <w:r>
          <w:t>odometría</w:t>
        </w:r>
        <w:proofErr w:type="spellEnd"/>
        <w:r>
          <w:t xml:space="preserve"> de las ruedas, y </w:t>
        </w:r>
        <w:proofErr w:type="spellStart"/>
        <w:r>
          <w:t>map→odom</w:t>
        </w:r>
        <w:proofErr w:type="spellEnd"/>
        <w:r>
          <w:t xml:space="preserve"> la publica AMCL durante la navegación (o SLAM </w:t>
        </w:r>
        <w:proofErr w:type="spellStart"/>
        <w:r>
          <w:t>Toolbox</w:t>
        </w:r>
        <w:proofErr w:type="spellEnd"/>
        <w:r>
          <w:t xml:space="preserve"> durante la cartografía) para corregir la deriva acumulada.</w:t>
        </w:r>
      </w:ins>
    </w:p>
    <w:p w14:paraId="7CD159D9" w14:textId="77777777" w:rsidR="0055485A" w:rsidRDefault="00000000">
      <w:pPr>
        <w:keepNext/>
        <w:spacing w:before="120" w:after="120"/>
        <w:jc w:val="center"/>
      </w:pPr>
      <w:del w:id="731" w:author="Claude" w:date="2026-10-14T12:00:00Z">
        <w:r>
          <w:delText>Figura 3.4Árbol de transformaciones (TF) del sistema.</w:delText>
        </w:r>
      </w:del>
      <w:ins w:id="732" w:author="Claude" w:date="2026-10-14T12:00:00Z">
        <w:r>
          <w:rPr>
            <w:b/>
            <w:bCs/>
          </w:rPr>
          <w:t>Figura 3.4</w:t>
        </w:r>
        <w:r>
          <w:rPr>
            <w:b/>
            <w:bCs/>
          </w:rPr>
          <w:br/>
        </w:r>
        <w:r>
          <w:rPr>
            <w:i/>
            <w:iCs/>
          </w:rPr>
          <w:t>Sistemas de referencia del robot y árbol de transformaciones (TF).</w:t>
        </w:r>
      </w:ins>
    </w:p>
    <w:p w14:paraId="0670E6A0" w14:textId="77777777" w:rsidR="0055485A" w:rsidRDefault="00000000">
      <w:pPr>
        <w:shd w:val="clear" w:color="auto" w:fill="F2F2F2"/>
        <w:jc w:val="center"/>
      </w:pPr>
      <w:r>
        <w:rPr>
          <w:noProof/>
        </w:rPr>
        <w:drawing>
          <wp:inline distT="0" distB="0" distL="0" distR="0" wp14:anchorId="74243C9C" wp14:editId="2D3634F8">
            <wp:extent cx="5760720" cy="3330416"/>
            <wp:effectExtent l="0" t="0" r="0" b="0"/>
            <wp:docPr id="17606967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0720" cy="3330416"/>
                    </a:xfrm>
                    <a:prstGeom prst="rect">
                      <a:avLst/>
                    </a:prstGeom>
                    <a:ln/>
                  </pic:spPr>
                </pic:pic>
              </a:graphicData>
            </a:graphic>
          </wp:inline>
        </w:drawing>
      </w:r>
    </w:p>
    <w:p w14:paraId="344C474A" w14:textId="77777777" w:rsidR="0055485A" w:rsidRDefault="00000000">
      <w:pPr>
        <w:keepNext/>
        <w:spacing w:before="120" w:after="120"/>
        <w:jc w:val="center"/>
      </w:pPr>
      <w:r>
        <w:rPr>
          <w:i/>
          <w:iCs/>
        </w:rPr>
        <w:t>Nota.</w:t>
      </w:r>
      <w:r>
        <w:t xml:space="preserve"> Elaboración propia a partir del código fuente del proyecto.</w:t>
      </w:r>
      <w:ins w:id="733" w:author="Claude" w:date="2026-10-14T12:00:00Z">
        <w:r>
          <w:t xml:space="preserve"> Eje x en rojo, y en verde y z en azul (convenio REP-103); trazo continuo para </w:t>
        </w:r>
        <w:proofErr w:type="spellStart"/>
        <w:r>
          <w:t>base_footprint</w:t>
        </w:r>
        <w:proofErr w:type="spellEnd"/>
        <w:r>
          <w:t xml:space="preserve"> y discontinuo para laser. Dibujo sin escala.</w:t>
        </w:r>
      </w:ins>
    </w:p>
    <w:p w14:paraId="6D57C071" w14:textId="77777777" w:rsidR="0055485A" w:rsidRDefault="00000000">
      <w:pPr>
        <w:pStyle w:val="Ttulo2"/>
        <w:spacing w:before="240" w:after="80"/>
      </w:pPr>
      <w:r>
        <w:t>3.6 Parámetros de configuración</w:t>
      </w:r>
    </w:p>
    <w:p w14:paraId="5A7E91BB" w14:textId="77777777" w:rsidR="0055485A" w:rsidRDefault="00000000">
      <w:pPr>
        <w:spacing w:after="120" w:line="276" w:lineRule="auto"/>
        <w:jc w:val="both"/>
      </w:pPr>
      <w:r>
        <w:t xml:space="preserve">Todos los parámetros ajustables </w:t>
      </w:r>
      <w:del w:id="734" w:author="Claude" w:date="2026-10-14T12:00:00Z">
        <w:r>
          <w:delText>están</w:delText>
        </w:r>
      </w:del>
      <w:ins w:id="735" w:author="Claude" w:date="2026-10-14T12:00:00Z">
        <w:r>
          <w:t>se reúnen</w:t>
        </w:r>
      </w:ins>
      <w:r>
        <w:t xml:space="preserve"> en un archivo de configuración </w:t>
      </w:r>
      <w:del w:id="736" w:author="Claude" w:date="2026-10-14T12:00:00Z">
        <w:r>
          <w:delText>común, así que se pueden cambiar los</w:delText>
        </w:r>
      </w:del>
      <w:ins w:id="737" w:author="Claude" w:date="2026-10-14T12:00:00Z">
        <w:r>
          <w:t>común (</w:t>
        </w:r>
        <w:proofErr w:type="spellStart"/>
        <w:proofErr w:type="gramStart"/>
        <w:r>
          <w:t>config.yaml</w:t>
        </w:r>
        <w:proofErr w:type="spellEnd"/>
        <w:proofErr w:type="gramEnd"/>
        <w:r>
          <w:t>), de modo que</w:t>
        </w:r>
      </w:ins>
      <w:r>
        <w:t xml:space="preserve"> umbrales, distancias de seguridad y comportamientos </w:t>
      </w:r>
      <w:ins w:id="738" w:author="Claude" w:date="2026-10-14T12:00:00Z">
        <w:r>
          <w:t xml:space="preserve">pueden cambiarse </w:t>
        </w:r>
      </w:ins>
      <w:r>
        <w:t xml:space="preserve">sin recompilar. SLAM </w:t>
      </w:r>
      <w:proofErr w:type="spellStart"/>
      <w:r>
        <w:t>Toolbox</w:t>
      </w:r>
      <w:proofErr w:type="spellEnd"/>
      <w:r>
        <w:t xml:space="preserve"> </w:t>
      </w:r>
      <w:del w:id="739" w:author="Claude" w:date="2026-10-14T12:00:00Z">
        <w:r>
          <w:delText>usa un archivo de configuración independiente.</w:delText>
        </w:r>
      </w:del>
      <w:ins w:id="740" w:author="Claude" w:date="2026-10-14T12:00:00Z">
        <w:r>
          <w:t>y Nav2 usan sus propios archivos de configuración.</w:t>
        </w:r>
      </w:ins>
    </w:p>
    <w:p w14:paraId="44A99551" w14:textId="77777777" w:rsidR="0055485A" w:rsidRDefault="00000000">
      <w:pPr>
        <w:pStyle w:val="Ttulo2"/>
        <w:spacing w:before="240" w:after="80"/>
      </w:pPr>
      <w:r>
        <w:t>3.7 Dependencias del paquete ROS 2</w:t>
      </w:r>
    </w:p>
    <w:p w14:paraId="38D20ADC" w14:textId="77777777" w:rsidR="0055485A" w:rsidRDefault="00000000">
      <w:pPr>
        <w:spacing w:after="120" w:line="276" w:lineRule="auto"/>
        <w:jc w:val="both"/>
      </w:pPr>
      <w:r>
        <w:t xml:space="preserve">La Figura 3.5 resume las dependencias del paquete </w:t>
      </w:r>
      <w:proofErr w:type="spellStart"/>
      <w:r>
        <w:t>person_</w:t>
      </w:r>
      <w:proofErr w:type="gramStart"/>
      <w:r>
        <w:t>follower</w:t>
      </w:r>
      <w:proofErr w:type="spellEnd"/>
      <w:proofErr w:type="gramEnd"/>
      <w:r>
        <w:t xml:space="preserve">, </w:t>
      </w:r>
      <w:del w:id="741" w:author="Claude" w:date="2026-10-14T12:00:00Z">
        <w:r>
          <w:delText>tanto internas al</w:delText>
        </w:r>
      </w:del>
      <w:ins w:id="742" w:author="Claude" w:date="2026-10-14T12:00:00Z">
        <w:r>
          <w:t xml:space="preserve">agrupadas en tres niveles. El primero es el núcleo de ROS 2: la biblioteca cliente </w:t>
        </w:r>
        <w:proofErr w:type="spellStart"/>
        <w:r>
          <w:t>rclpy</w:t>
        </w:r>
        <w:proofErr w:type="spellEnd"/>
        <w:r>
          <w:t xml:space="preserve"> y los paquetes de interfaces de mensajes estándar, que el código importa directamente. El segundo lo forman otros paquetes del</w:t>
        </w:r>
      </w:ins>
      <w:r>
        <w:t xml:space="preserve"> ecosistema ROS </w:t>
      </w:r>
      <w:del w:id="743" w:author="Claude" w:date="2026-10-14T12:00:00Z">
        <w:r>
          <w:delText>2 como externas.</w:delText>
        </w:r>
      </w:del>
      <w:ins w:id="744" w:author="Claude" w:date="2026-10-14T12:00:00Z">
        <w:r>
          <w:t xml:space="preserve">2, desarrollados por terceros, que se ejecutan junto al sistema y con los que este se comunica mediante </w:t>
        </w:r>
        <w:proofErr w:type="spellStart"/>
        <w:r>
          <w:t>topics</w:t>
        </w:r>
        <w:proofErr w:type="spellEnd"/>
        <w:r>
          <w:t xml:space="preserve">, servicios y acciones: los drivers de la </w:t>
        </w:r>
        <w:proofErr w:type="spellStart"/>
        <w:r>
          <w:t>Kobuki</w:t>
        </w:r>
        <w:proofErr w:type="spellEnd"/>
        <w:r>
          <w:t xml:space="preserve"> y del </w:t>
        </w:r>
        <w:proofErr w:type="spellStart"/>
        <w:r>
          <w:t>LiDAR</w:t>
        </w:r>
        <w:proofErr w:type="spellEnd"/>
        <w:r>
          <w:t xml:space="preserve">, SLAM </w:t>
        </w:r>
        <w:proofErr w:type="spellStart"/>
        <w:r>
          <w:t>Toolbox</w:t>
        </w:r>
        <w:proofErr w:type="spellEnd"/>
        <w:r>
          <w:t xml:space="preserve">, Nav2 y RViz 2. El tercero son bibliotecas de Python ajenas a ROS: </w:t>
        </w:r>
        <w:proofErr w:type="spellStart"/>
        <w:r>
          <w:t>numpy</w:t>
        </w:r>
        <w:proofErr w:type="spellEnd"/>
        <w:r>
          <w:t xml:space="preserve">, </w:t>
        </w:r>
        <w:proofErr w:type="spellStart"/>
        <w:r>
          <w:t>scipy</w:t>
        </w:r>
        <w:proofErr w:type="spellEnd"/>
        <w:r>
          <w:t xml:space="preserve">, </w:t>
        </w:r>
        <w:proofErr w:type="spellStart"/>
        <w:r>
          <w:t>OpenCV</w:t>
        </w:r>
        <w:proofErr w:type="spellEnd"/>
        <w:r>
          <w:t xml:space="preserve"> y </w:t>
        </w:r>
        <w:proofErr w:type="spellStart"/>
        <w:r>
          <w:t>MediaPipe</w:t>
        </w:r>
        <w:proofErr w:type="spellEnd"/>
        <w:r>
          <w:t>.</w:t>
        </w:r>
      </w:ins>
    </w:p>
    <w:p w14:paraId="6CF769DE" w14:textId="77777777" w:rsidR="0055485A" w:rsidRDefault="00000000">
      <w:pPr>
        <w:keepNext/>
        <w:spacing w:before="120" w:after="120"/>
        <w:jc w:val="center"/>
      </w:pPr>
      <w:del w:id="745" w:author="Claude" w:date="2026-10-14T12:00:00Z">
        <w:r>
          <w:lastRenderedPageBreak/>
          <w:delText>Figura 3.5Dependencias del paquete person_follower.</w:delText>
        </w:r>
      </w:del>
      <w:ins w:id="746" w:author="Claude" w:date="2026-10-14T12:00:00Z">
        <w:r>
          <w:rPr>
            <w:b/>
            <w:bCs/>
          </w:rPr>
          <w:t>Figura 3.5</w:t>
        </w:r>
        <w:r>
          <w:rPr>
            <w:b/>
            <w:bCs/>
          </w:rPr>
          <w:br/>
        </w:r>
        <w:r>
          <w:rPr>
            <w:i/>
            <w:iCs/>
          </w:rPr>
          <w:t xml:space="preserve">Dependencias del paquete </w:t>
        </w:r>
        <w:proofErr w:type="spellStart"/>
        <w:r>
          <w:rPr>
            <w:i/>
            <w:iCs/>
          </w:rPr>
          <w:t>person_</w:t>
        </w:r>
        <w:proofErr w:type="gramStart"/>
        <w:r>
          <w:rPr>
            <w:i/>
            <w:iCs/>
          </w:rPr>
          <w:t>follower</w:t>
        </w:r>
        <w:proofErr w:type="spellEnd"/>
        <w:proofErr w:type="gramEnd"/>
        <w:r>
          <w:rPr>
            <w:i/>
            <w:iCs/>
          </w:rPr>
          <w:t>.</w:t>
        </w:r>
      </w:ins>
    </w:p>
    <w:p w14:paraId="6AA56295" w14:textId="77777777" w:rsidR="0055485A" w:rsidRDefault="00000000">
      <w:pPr>
        <w:shd w:val="clear" w:color="auto" w:fill="F2F2F2"/>
        <w:jc w:val="center"/>
      </w:pPr>
      <w:r>
        <w:rPr>
          <w:noProof/>
        </w:rPr>
        <w:drawing>
          <wp:inline distT="0" distB="0" distL="0" distR="0" wp14:anchorId="139AD128" wp14:editId="3556B4D0">
            <wp:extent cx="5472684" cy="3933491"/>
            <wp:effectExtent l="0" t="0" r="0" b="0"/>
            <wp:docPr id="17606967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72684" cy="3933491"/>
                    </a:xfrm>
                    <a:prstGeom prst="rect">
                      <a:avLst/>
                    </a:prstGeom>
                    <a:ln/>
                  </pic:spPr>
                </pic:pic>
              </a:graphicData>
            </a:graphic>
          </wp:inline>
        </w:drawing>
      </w:r>
    </w:p>
    <w:p w14:paraId="65C3CE8F" w14:textId="77777777" w:rsidR="0055485A" w:rsidRDefault="00000000">
      <w:pPr>
        <w:keepNext/>
        <w:spacing w:before="120" w:after="120"/>
        <w:jc w:val="center"/>
      </w:pPr>
      <w:r>
        <w:rPr>
          <w:i/>
          <w:iCs/>
        </w:rPr>
        <w:t>Nota.</w:t>
      </w:r>
      <w:r>
        <w:t xml:space="preserve"> Elaboración propia a partir </w:t>
      </w:r>
      <w:ins w:id="747" w:author="Claude" w:date="2026-10-14T12:00:00Z">
        <w:r>
          <w:t xml:space="preserve">de package.xml, de los </w:t>
        </w:r>
        <w:proofErr w:type="spellStart"/>
        <w:r>
          <w:t>imports</w:t>
        </w:r>
        <w:proofErr w:type="spellEnd"/>
        <w:r>
          <w:t xml:space="preserve"> </w:t>
        </w:r>
      </w:ins>
      <w:r>
        <w:t xml:space="preserve">del código fuente </w:t>
      </w:r>
      <w:del w:id="748" w:author="Claude" w:date="2026-10-14T12:00:00Z">
        <w:r>
          <w:delText>del proyecto.</w:delText>
        </w:r>
      </w:del>
      <w:ins w:id="749" w:author="Claude" w:date="2026-10-14T12:00:00Z">
        <w:r>
          <w:t xml:space="preserve">y de los ficheros </w:t>
        </w:r>
        <w:proofErr w:type="spellStart"/>
        <w:r>
          <w:t>launch</w:t>
        </w:r>
        <w:proofErr w:type="spellEnd"/>
        <w:r>
          <w:t>.</w:t>
        </w:r>
      </w:ins>
    </w:p>
    <w:p w14:paraId="23D83B63" w14:textId="77777777" w:rsidR="0055485A" w:rsidRDefault="00000000">
      <w:pPr>
        <w:pStyle w:val="Ttulo2"/>
        <w:spacing w:before="240" w:after="80"/>
      </w:pPr>
      <w:r>
        <w:t>3.8 Arquitectura de Nav2 (Fase 3)</w:t>
      </w:r>
    </w:p>
    <w:p w14:paraId="396B0CF9" w14:textId="77777777" w:rsidR="0055485A" w:rsidRDefault="00000000">
      <w:pPr>
        <w:spacing w:after="120" w:line="276" w:lineRule="auto"/>
        <w:jc w:val="both"/>
      </w:pPr>
      <w:r>
        <w:t xml:space="preserve">La navegación autónoma se organiza en cuatro capas (Figura </w:t>
      </w:r>
      <w:del w:id="750" w:author="Claude" w:date="2026-10-14T12:00:00Z">
        <w:r>
          <w:delText>3.6): sensores (LiDAR y odometría);</w:delText>
        </w:r>
      </w:del>
      <w:ins w:id="751" w:author="Claude" w:date="2026-10-14T12:00:00Z">
        <w:r>
          <w:t xml:space="preserve">3.6). La primera son los sensores: el </w:t>
        </w:r>
        <w:proofErr w:type="spellStart"/>
        <w:r>
          <w:t>LiDAR</w:t>
        </w:r>
        <w:proofErr w:type="spellEnd"/>
        <w:r>
          <w:t xml:space="preserve"> publica /</w:t>
        </w:r>
        <w:proofErr w:type="spellStart"/>
        <w:r>
          <w:t>scan</w:t>
        </w:r>
        <w:proofErr w:type="spellEnd"/>
        <w:r>
          <w:t xml:space="preserve"> y la </w:t>
        </w:r>
        <w:proofErr w:type="spellStart"/>
        <w:r>
          <w:t>Kobuki</w:t>
        </w:r>
        <w:proofErr w:type="spellEnd"/>
        <w:r>
          <w:t xml:space="preserve">, su </w:t>
        </w:r>
        <w:proofErr w:type="spellStart"/>
        <w:r>
          <w:t>odometría</w:t>
        </w:r>
        <w:proofErr w:type="spellEnd"/>
        <w:r>
          <w:t>. En la segunda, de</w:t>
        </w:r>
      </w:ins>
      <w:r>
        <w:t xml:space="preserve"> localización,</w:t>
      </w:r>
      <w:del w:id="752" w:author="Claude" w:date="2026-10-14T12:00:00Z">
        <w:r>
          <w:delText xml:space="preserve"> donde</w:delText>
        </w:r>
      </w:del>
      <w:r>
        <w:t xml:space="preserve"> </w:t>
      </w:r>
      <w:proofErr w:type="spellStart"/>
      <w:r>
        <w:t>map_</w:t>
      </w:r>
      <w:proofErr w:type="gramStart"/>
      <w:r>
        <w:t>server</w:t>
      </w:r>
      <w:proofErr w:type="spellEnd"/>
      <w:proofErr w:type="gramEnd"/>
      <w:r>
        <w:t xml:space="preserve"> publica el mapa</w:t>
      </w:r>
      <w:ins w:id="753" w:author="Claude" w:date="2026-10-14T12:00:00Z">
        <w:r>
          <w:t xml:space="preserve"> guardado</w:t>
        </w:r>
      </w:ins>
      <w:r>
        <w:t xml:space="preserve"> y AMCL combina barrido, </w:t>
      </w:r>
      <w:proofErr w:type="spellStart"/>
      <w:r>
        <w:t>odometría</w:t>
      </w:r>
      <w:proofErr w:type="spellEnd"/>
      <w:r>
        <w:t xml:space="preserve"> y mapa para estimar la pose </w:t>
      </w:r>
      <w:del w:id="754" w:author="Claude" w:date="2026-10-14T12:00:00Z">
        <w:r>
          <w:delText>(TF map-odom);</w:delText>
        </w:r>
      </w:del>
      <w:ins w:id="755" w:author="Claude" w:date="2026-10-14T12:00:00Z">
        <w:r>
          <w:t xml:space="preserve">del robot, que expresa mediante la transformación </w:t>
        </w:r>
        <w:proofErr w:type="spellStart"/>
        <w:r>
          <w:t>map→odom</w:t>
        </w:r>
        <w:proofErr w:type="spellEnd"/>
        <w:r>
          <w:t>. La tercera es</w:t>
        </w:r>
      </w:ins>
      <w:r>
        <w:t xml:space="preserve"> el núcleo de </w:t>
      </w:r>
      <w:del w:id="756" w:author="Claude" w:date="2026-10-14T12:00:00Z">
        <w:r>
          <w:delText>Nav2 (planner_server, controller_server, behavior_server y bt_navigator, coordinados por</w:delText>
        </w:r>
      </w:del>
      <w:ins w:id="757" w:author="Claude" w:date="2026-10-14T12:00:00Z">
        <w:r>
          <w:t xml:space="preserve">Nav2: </w:t>
        </w:r>
        <w:proofErr w:type="spellStart"/>
        <w:r>
          <w:t>bt_navigator</w:t>
        </w:r>
        <w:proofErr w:type="spellEnd"/>
        <w:r>
          <w:t xml:space="preserve"> recibe el objetivo y, siguiendo</w:t>
        </w:r>
      </w:ins>
      <w:r>
        <w:t xml:space="preserve"> un árbol de </w:t>
      </w:r>
      <w:del w:id="758" w:author="Claude" w:date="2026-10-14T12:00:00Z">
        <w:r>
          <w:delText>comportamiento); y</w:delText>
        </w:r>
      </w:del>
      <w:ins w:id="759" w:author="Claude" w:date="2026-10-14T12:00:00Z">
        <w:r>
          <w:t xml:space="preserve">comportamiento, encarga a </w:t>
        </w:r>
        <w:proofErr w:type="spellStart"/>
        <w:r>
          <w:t>planner_</w:t>
        </w:r>
        <w:proofErr w:type="gramStart"/>
        <w:r>
          <w:t>server</w:t>
        </w:r>
        <w:proofErr w:type="spellEnd"/>
        <w:proofErr w:type="gramEnd"/>
        <w:r>
          <w:t xml:space="preserve"> la ruta global, a </w:t>
        </w:r>
        <w:proofErr w:type="spellStart"/>
        <w:r>
          <w:t>controller_</w:t>
        </w:r>
        <w:proofErr w:type="gramStart"/>
        <w:r>
          <w:t>server</w:t>
        </w:r>
        <w:proofErr w:type="spellEnd"/>
        <w:proofErr w:type="gramEnd"/>
        <w:r>
          <w:t xml:space="preserve"> su seguimiento (controlador DWB) y a </w:t>
        </w:r>
        <w:proofErr w:type="spellStart"/>
        <w:r>
          <w:t>behavior_</w:t>
        </w:r>
        <w:proofErr w:type="gramStart"/>
        <w:r>
          <w:t>server</w:t>
        </w:r>
        <w:proofErr w:type="spellEnd"/>
        <w:proofErr w:type="gramEnd"/>
        <w:r>
          <w:t xml:space="preserve"> las maniobras de recuperación. En la cuarta,</w:t>
        </w:r>
      </w:ins>
      <w:r>
        <w:t xml:space="preserve"> la salida, </w:t>
      </w:r>
      <w:del w:id="760" w:author="Claude" w:date="2026-10-14T12:00:00Z">
        <w:r>
          <w:delText>donde</w:delText>
        </w:r>
      </w:del>
      <w:ins w:id="761" w:author="Claude" w:date="2026-10-14T12:00:00Z">
        <w:r>
          <w:t>la velocidad calculada por</w:t>
        </w:r>
      </w:ins>
      <w:r>
        <w:t xml:space="preserve"> </w:t>
      </w:r>
      <w:proofErr w:type="spellStart"/>
      <w:r>
        <w:t>controller_</w:t>
      </w:r>
      <w:proofErr w:type="gramStart"/>
      <w:r>
        <w:t>server</w:t>
      </w:r>
      <w:proofErr w:type="spellEnd"/>
      <w:proofErr w:type="gramEnd"/>
      <w:r>
        <w:t xml:space="preserve"> </w:t>
      </w:r>
      <w:del w:id="762" w:author="Claude" w:date="2026-10-14T12:00:00Z">
        <w:r>
          <w:delText>mueve las ruedas.</w:delText>
        </w:r>
      </w:del>
      <w:ins w:id="763" w:author="Claude" w:date="2026-10-14T12:00:00Z">
        <w:r>
          <w:t xml:space="preserve">no va directamente a las ruedas: se </w:t>
        </w:r>
        <w:proofErr w:type="spellStart"/>
        <w:r>
          <w:t>remapea</w:t>
        </w:r>
        <w:proofErr w:type="spellEnd"/>
        <w:r>
          <w:t xml:space="preserve"> a /nav2/</w:t>
        </w:r>
        <w:proofErr w:type="spellStart"/>
        <w:r>
          <w:t>cmd_vel</w:t>
        </w:r>
        <w:proofErr w:type="spellEnd"/>
        <w:r>
          <w:t xml:space="preserve"> y </w:t>
        </w:r>
        <w:proofErr w:type="spellStart"/>
        <w:r>
          <w:t>control_node</w:t>
        </w:r>
        <w:proofErr w:type="spellEnd"/>
        <w:r>
          <w:t xml:space="preserve"> solo la reenvía a la base en el estado HOMING.</w:t>
        </w:r>
      </w:ins>
    </w:p>
    <w:p w14:paraId="5ADD7549" w14:textId="77777777" w:rsidR="0055485A" w:rsidRDefault="00000000">
      <w:pPr>
        <w:keepNext/>
        <w:spacing w:before="120" w:after="120"/>
        <w:jc w:val="center"/>
      </w:pPr>
      <w:del w:id="764" w:author="Claude" w:date="2026-10-14T12:00:00Z">
        <w:r>
          <w:lastRenderedPageBreak/>
          <w:delText>Figura 3.6Arquitectura por capas de la navegación autónoma con Nav2.</w:delText>
        </w:r>
      </w:del>
      <w:ins w:id="765" w:author="Claude" w:date="2026-10-14T12:00:00Z">
        <w:r>
          <w:rPr>
            <w:b/>
            <w:bCs/>
          </w:rPr>
          <w:t>Figura 3.6</w:t>
        </w:r>
        <w:r>
          <w:rPr>
            <w:b/>
            <w:bCs/>
          </w:rPr>
          <w:br/>
        </w:r>
        <w:r>
          <w:rPr>
            <w:i/>
            <w:iCs/>
          </w:rPr>
          <w:t>Arquitectura por capas de la navegación autónoma con Nav2.</w:t>
        </w:r>
      </w:ins>
    </w:p>
    <w:p w14:paraId="7CE960A3" w14:textId="77777777" w:rsidR="0055485A" w:rsidRDefault="00000000">
      <w:pPr>
        <w:shd w:val="clear" w:color="auto" w:fill="F2F2F2"/>
        <w:jc w:val="center"/>
      </w:pPr>
      <w:r>
        <w:rPr>
          <w:noProof/>
        </w:rPr>
        <w:drawing>
          <wp:inline distT="0" distB="0" distL="0" distR="0" wp14:anchorId="5A635BC3" wp14:editId="30C43DA1">
            <wp:extent cx="5472684" cy="4019002"/>
            <wp:effectExtent l="0" t="0" r="0" b="0"/>
            <wp:docPr id="17606967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72684" cy="4019002"/>
                    </a:xfrm>
                    <a:prstGeom prst="rect">
                      <a:avLst/>
                    </a:prstGeom>
                    <a:ln/>
                  </pic:spPr>
                </pic:pic>
              </a:graphicData>
            </a:graphic>
          </wp:inline>
        </w:drawing>
      </w:r>
    </w:p>
    <w:p w14:paraId="202D355E" w14:textId="77777777" w:rsidR="0055485A" w:rsidRDefault="00000000">
      <w:pPr>
        <w:keepNext/>
        <w:spacing w:before="120" w:after="120"/>
        <w:jc w:val="center"/>
      </w:pPr>
      <w:r>
        <w:rPr>
          <w:i/>
          <w:iCs/>
        </w:rPr>
        <w:t>Nota.</w:t>
      </w:r>
      <w:r>
        <w:t xml:space="preserve"> </w:t>
      </w:r>
      <w:del w:id="766" w:author="Claude" w:date="2026-10-14T12:00:00Z">
        <w:r>
          <w:delText>Adaptada</w:delText>
        </w:r>
      </w:del>
      <w:ins w:id="767" w:author="Claude" w:date="2026-10-14T12:00:00Z">
        <w:r>
          <w:t>Elaboración propia, adaptada</w:t>
        </w:r>
      </w:ins>
      <w:r>
        <w:t xml:space="preserve"> de la arquitectura de Nav2 descrita en Macenski et al. </w:t>
      </w:r>
      <w:del w:id="768" w:author="Claude" w:date="2026-10-14T12:00:00Z">
        <w:r>
          <w:delText>(2020).</w:delText>
        </w:r>
      </w:del>
      <w:ins w:id="769" w:author="Claude" w:date="2026-10-14T12:00:00Z">
        <w:r>
          <w:t>(2020) y de la configuración del proyecto.</w:t>
        </w:r>
      </w:ins>
    </w:p>
    <w:p w14:paraId="01651D36" w14:textId="77777777" w:rsidR="0055485A" w:rsidRDefault="00000000">
      <w:pPr>
        <w:spacing w:after="120" w:line="276" w:lineRule="auto"/>
        <w:jc w:val="both"/>
      </w:pPr>
      <w:r>
        <w:t xml:space="preserve">Esta arquitectura se validó por partes: una primera prueba confirmó </w:t>
      </w:r>
      <w:ins w:id="770" w:author="Claude" w:date="2026-10-14T12:00:00Z">
        <w:r>
          <w:t xml:space="preserve">los </w:t>
        </w:r>
      </w:ins>
      <w:r>
        <w:t>sensores y</w:t>
      </w:r>
      <w:ins w:id="771" w:author="Claude" w:date="2026-10-14T12:00:00Z">
        <w:r>
          <w:t xml:space="preserve"> la</w:t>
        </w:r>
      </w:ins>
      <w:r>
        <w:t xml:space="preserve"> localización, y otra </w:t>
      </w:r>
      <w:del w:id="772" w:author="Claude" w:date="2026-10-14T12:00:00Z">
        <w:r>
          <w:delText>posterior también</w:delText>
        </w:r>
      </w:del>
      <w:ins w:id="773" w:author="Claude" w:date="2026-10-14T12:00:00Z">
        <w:r>
          <w:t>posterior,</w:t>
        </w:r>
      </w:ins>
      <w:r>
        <w:t xml:space="preserve"> el núcleo de Nav2 y la salida. </w:t>
      </w:r>
      <w:del w:id="774" w:author="Claude" w:date="2026-10-14T12:00:00Z">
        <w:r>
          <w:delText>Con ella</w:delText>
        </w:r>
      </w:del>
      <w:ins w:id="775" w:author="Claude" w:date="2026-10-14T12:00:00Z">
        <w:r>
          <w:t>En conjunto,</w:t>
        </w:r>
      </w:ins>
      <w:r>
        <w:t xml:space="preserve"> se alcanzaron seis de siete objetivos de navegación, incluida la evasión de un obstáculo real no </w:t>
      </w:r>
      <w:del w:id="776" w:author="Claude" w:date="2026-10-14T12:00:00Z">
        <w:r>
          <w:delText>mapeado.</w:delText>
        </w:r>
      </w:del>
      <w:ins w:id="777" w:author="Claude" w:date="2026-10-14T12:00:00Z">
        <w:r>
          <w:t>presente en el mapa (apartado 5.7).</w:t>
        </w:r>
      </w:ins>
    </w:p>
    <w:p w14:paraId="1F1E4DBA" w14:textId="77777777" w:rsidR="0055485A" w:rsidRDefault="00000000">
      <w:r>
        <w:br w:type="page"/>
      </w:r>
    </w:p>
    <w:p w14:paraId="68989962" w14:textId="77777777" w:rsidR="0055485A" w:rsidRDefault="00000000">
      <w:pPr>
        <w:pStyle w:val="Ttulo1"/>
        <w:spacing w:before="240" w:after="160"/>
        <w:jc w:val="center"/>
      </w:pPr>
      <w:r>
        <w:lastRenderedPageBreak/>
        <w:t>Capítulo 4 — Implementación</w:t>
      </w:r>
    </w:p>
    <w:p w14:paraId="41412E83" w14:textId="77777777" w:rsidR="0055485A" w:rsidRDefault="00000000">
      <w:pPr>
        <w:pStyle w:val="Ttulo2"/>
        <w:spacing w:before="240" w:after="80"/>
      </w:pPr>
      <w:r>
        <w:t>4.1 Introducción y alcance</w:t>
      </w:r>
    </w:p>
    <w:p w14:paraId="7CA23AF1" w14:textId="77777777" w:rsidR="0055485A" w:rsidRDefault="00000000">
      <w:pPr>
        <w:spacing w:after="120" w:line="276" w:lineRule="auto"/>
        <w:jc w:val="both"/>
      </w:pPr>
      <w:r>
        <w:t xml:space="preserve">El Capítulo 3 </w:t>
      </w:r>
      <w:del w:id="778" w:author="Claude" w:date="2026-10-14T12:00:00Z">
        <w:r>
          <w:delText>enseña</w:delText>
        </w:r>
      </w:del>
      <w:ins w:id="779" w:author="Claude" w:date="2026-10-14T12:00:00Z">
        <w:r>
          <w:t>presenta</w:t>
        </w:r>
      </w:ins>
      <w:r>
        <w:t xml:space="preserve"> el esquema de nodos y </w:t>
      </w:r>
      <w:proofErr w:type="spellStart"/>
      <w:r>
        <w:t>topics</w:t>
      </w:r>
      <w:proofErr w:type="spellEnd"/>
      <w:r>
        <w:t xml:space="preserve">. Este capítulo </w:t>
      </w:r>
      <w:del w:id="780" w:author="Claude" w:date="2026-10-14T12:00:00Z">
        <w:r>
          <w:delText>entra en el código:</w:delText>
        </w:r>
      </w:del>
      <w:ins w:id="781" w:author="Claude" w:date="2026-10-14T12:00:00Z">
        <w:r>
          <w:t>describe</w:t>
        </w:r>
      </w:ins>
      <w:r>
        <w:t xml:space="preserve"> cómo funciona </w:t>
      </w:r>
      <w:ins w:id="782" w:author="Claude" w:date="2026-10-14T12:00:00Z">
        <w:r>
          <w:t xml:space="preserve">internamente </w:t>
        </w:r>
      </w:ins>
      <w:r>
        <w:t xml:space="preserve">cada nodo </w:t>
      </w:r>
      <w:del w:id="783" w:author="Claude" w:date="2026-10-14T12:00:00Z">
        <w:r>
          <w:delText>por dentro y por qué se dejó así.</w:delText>
        </w:r>
      </w:del>
      <w:ins w:id="784" w:author="Claude" w:date="2026-10-14T12:00:00Z">
        <w:r>
          <w:t>y justifica las decisiones de implementación adoptadas.</w:t>
        </w:r>
      </w:ins>
    </w:p>
    <w:p w14:paraId="76BC2A35" w14:textId="77777777" w:rsidR="0055485A" w:rsidRDefault="00000000">
      <w:pPr>
        <w:spacing w:after="120" w:line="276" w:lineRule="auto"/>
        <w:jc w:val="both"/>
      </w:pPr>
      <w:r>
        <w:t xml:space="preserve">No todos los ficheros </w:t>
      </w:r>
      <w:del w:id="785" w:author="Claude" w:date="2026-10-14T12:00:00Z">
        <w:r>
          <w:delText>de código</w:delText>
        </w:r>
      </w:del>
      <w:ins w:id="786" w:author="Claude" w:date="2026-10-14T12:00:00Z">
        <w:r>
          <w:t>del repositorio</w:t>
        </w:r>
      </w:ins>
      <w:r>
        <w:t xml:space="preserve"> están en ejecución: el script de instalación registra siete nodos como ejecutables </w:t>
      </w:r>
      <w:del w:id="787" w:author="Claude" w:date="2026-10-14T12:00:00Z">
        <w:r>
          <w:delText>(4.2),</w:delText>
        </w:r>
      </w:del>
      <w:ins w:id="788" w:author="Claude" w:date="2026-10-14T12:00:00Z">
        <w:r>
          <w:t>(apartado 4.2)</w:t>
        </w:r>
      </w:ins>
      <w:r>
        <w:t xml:space="preserve"> y varios directorios conservan versiones anteriores no registradas. </w:t>
      </w:r>
      <w:del w:id="789" w:author="Claude" w:date="2026-10-14T12:00:00Z">
        <w:r>
          <w:delText>Aquí se</w:delText>
        </w:r>
      </w:del>
      <w:ins w:id="790" w:author="Claude" w:date="2026-10-14T12:00:00Z">
        <w:r>
          <w:t>Este capítulo</w:t>
        </w:r>
      </w:ins>
      <w:r>
        <w:t xml:space="preserve"> describe solo el código que </w:t>
      </w:r>
      <w:del w:id="791" w:author="Claude" w:date="2026-10-14T12:00:00Z">
        <w:r>
          <w:delText xml:space="preserve">de verdad </w:delText>
        </w:r>
      </w:del>
      <w:r>
        <w:t xml:space="preserve">se ejecuta; el apartado 4.11 </w:t>
      </w:r>
      <w:del w:id="792" w:author="Claude" w:date="2026-10-14T12:00:00Z">
        <w:r>
          <w:delText>explica el legado.</w:delText>
        </w:r>
      </w:del>
      <w:ins w:id="793" w:author="Claude" w:date="2026-10-14T12:00:00Z">
        <w:r>
          <w:t>resume el resto.</w:t>
        </w:r>
      </w:ins>
    </w:p>
    <w:p w14:paraId="2BAC1A6F" w14:textId="77777777" w:rsidR="0055485A" w:rsidRDefault="00000000">
      <w:pPr>
        <w:pStyle w:val="Ttulo2"/>
        <w:spacing w:before="240" w:after="80"/>
      </w:pPr>
      <w:r>
        <w:t>4.2 Estructura del paquete y gestión de configuración</w:t>
      </w:r>
    </w:p>
    <w:p w14:paraId="047ECC73" w14:textId="77777777" w:rsidR="0055485A" w:rsidRDefault="00000000">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0F760D21" w14:textId="77777777" w:rsidR="0055485A" w:rsidRDefault="00000000">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3EE26B0D" w14:textId="77777777" w:rsidR="0055485A" w:rsidRDefault="00000000">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del w:id="794" w:author="Claude" w:date="2026-10-14T12:00:00Z">
        <w:r>
          <w:delText>collision_handling_node y slam_node quedan fuera: el primero</w:delText>
        </w:r>
      </w:del>
      <w:ins w:id="795" w:author="Claude" w:date="2026-10-14T12:00:00Z">
        <w:r>
          <w:t xml:space="preserve">Quedan fuera </w:t>
        </w:r>
        <w:proofErr w:type="spellStart"/>
        <w:r>
          <w:t>collision_handling_node</w:t>
        </w:r>
        <w:proofErr w:type="spellEnd"/>
        <w:r>
          <w:t>,</w:t>
        </w:r>
      </w:ins>
      <w:r>
        <w:t xml:space="preserve"> porque </w:t>
      </w:r>
      <w:proofErr w:type="spellStart"/>
      <w:r>
        <w:t>control_node</w:t>
      </w:r>
      <w:proofErr w:type="spellEnd"/>
      <w:r>
        <w:t xml:space="preserve"> </w:t>
      </w:r>
      <w:ins w:id="796" w:author="Claude" w:date="2026-10-14T12:00:00Z">
        <w:r>
          <w:t xml:space="preserve">todavía </w:t>
        </w:r>
      </w:ins>
      <w:r>
        <w:t>no reacciona</w:t>
      </w:r>
      <w:del w:id="797" w:author="Claude" w:date="2026-10-14T12:00:00Z">
        <w:r>
          <w:delText xml:space="preserve"> aún</w:delText>
        </w:r>
      </w:del>
      <w:r>
        <w:t xml:space="preserve"> a su señal </w:t>
      </w:r>
      <w:del w:id="798" w:author="Claude" w:date="2026-10-14T12:00:00Z">
        <w:r>
          <w:delText>(§3.3.5), y el</w:delText>
        </w:r>
      </w:del>
      <w:ins w:id="799" w:author="Claude" w:date="2026-10-14T12:00:00Z">
        <w:r>
          <w:t xml:space="preserve">(apartado 3.3.5), y </w:t>
        </w:r>
        <w:proofErr w:type="spellStart"/>
        <w:r>
          <w:t>slam_node</w:t>
        </w:r>
        <w:proofErr w:type="spellEnd"/>
        <w:r>
          <w:t xml:space="preserve">, desactivado desde que SLAM </w:t>
        </w:r>
        <w:proofErr w:type="spellStart"/>
        <w:r>
          <w:t>Toolbox</w:t>
        </w:r>
        <w:proofErr w:type="spellEnd"/>
        <w:r>
          <w:t xml:space="preserve"> lo sustituyó en la Fase 2. Para el gesto «casa», un</w:t>
        </w:r>
      </w:ins>
      <w:r>
        <w:t xml:space="preserve"> segundo </w:t>
      </w:r>
      <w:del w:id="800" w:author="Claude" w:date="2026-10-14T12:00:00Z">
        <w:r>
          <w:delText>por estar desactivado (sustituido por SLAM Toolbox, Fase 2).</w:delText>
        </w:r>
      </w:del>
      <w:ins w:id="801" w:author="Claude" w:date="2026-10-14T12:00:00Z">
        <w:r>
          <w:t xml:space="preserve">fichero de lanzamiento (bringup_home.launch.py) añade Nav2 y la transformación estática del </w:t>
        </w:r>
        <w:proofErr w:type="spellStart"/>
        <w:r>
          <w:t>LiDAR</w:t>
        </w:r>
        <w:proofErr w:type="spellEnd"/>
        <w:r>
          <w:t>.</w:t>
        </w:r>
      </w:ins>
    </w:p>
    <w:p w14:paraId="0F31B72E" w14:textId="77777777" w:rsidR="0055485A" w:rsidRDefault="00000000">
      <w:pPr>
        <w:pStyle w:val="Ttulo2"/>
        <w:spacing w:before="240" w:after="80"/>
      </w:pPr>
      <w:r>
        <w:t xml:space="preserve">4.3 </w:t>
      </w:r>
      <w:proofErr w:type="spellStart"/>
      <w:r>
        <w:t>detection_node</w:t>
      </w:r>
      <w:proofErr w:type="spellEnd"/>
      <w:r>
        <w:t xml:space="preserve"> — </w:t>
      </w:r>
      <w:proofErr w:type="spellStart"/>
      <w:r>
        <w:t>clustering</w:t>
      </w:r>
      <w:proofErr w:type="spellEnd"/>
      <w:r>
        <w:t>, características de pierna y filtrado temporal</w:t>
      </w:r>
    </w:p>
    <w:p w14:paraId="014D10F1" w14:textId="77777777" w:rsidR="0055485A" w:rsidRDefault="00000000">
      <w:pPr>
        <w:pStyle w:val="Ttulo3"/>
        <w:spacing w:before="160" w:after="60"/>
      </w:pPr>
      <w:r>
        <w:rPr>
          <w:i/>
          <w:iCs/>
          <w:color w:val="000000"/>
        </w:rPr>
        <w:t>DBSCAN propio sobre un árbol de vecinos</w:t>
      </w:r>
    </w:p>
    <w:p w14:paraId="048FADFE" w14:textId="77777777" w:rsidR="0055485A" w:rsidRDefault="00000000">
      <w:pPr>
        <w:spacing w:after="120" w:line="276" w:lineRule="auto"/>
        <w:jc w:val="both"/>
      </w:pPr>
      <w:r>
        <w:t xml:space="preserve">El DBSCAN de este nodo está </w:t>
      </w:r>
      <w:del w:id="802" w:author="Claude" w:date="2026-10-14T12:00:00Z">
        <w:r>
          <w:delText>re-implementado</w:delText>
        </w:r>
      </w:del>
      <w:ins w:id="803" w:author="Claude" w:date="2026-10-14T12:00:00Z">
        <w:r>
          <w:t>reimplementado</w:t>
        </w:r>
      </w:ins>
      <w:r>
        <w:t xml:space="preserve"> sobre</w:t>
      </w:r>
      <w:ins w:id="804" w:author="Claude" w:date="2026-10-14T12:00:00Z">
        <w:r>
          <w:t xml:space="preserve"> el</w:t>
        </w:r>
      </w:ins>
      <w:r>
        <w:t xml:space="preserv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xml:space="preserve">, </w:t>
      </w:r>
      <w:del w:id="805" w:author="Claude" w:date="2026-10-14T12:00:00Z">
        <w:r>
          <w:delText>porque</w:delText>
        </w:r>
      </w:del>
      <w:ins w:id="806" w:author="Claude" w:date="2026-10-14T12:00:00Z">
        <w:r>
          <w:t>que</w:t>
        </w:r>
      </w:ins>
      <w:r>
        <w:t xml:space="preserve"> no era compatible con la versión de Python del NUC </w:t>
      </w:r>
      <w:del w:id="807" w:author="Claude" w:date="2026-10-14T12:00:00Z">
        <w:r>
          <w:delText>(3.3.1). Sigue</w:delText>
        </w:r>
      </w:del>
      <w:ins w:id="808" w:author="Claude" w:date="2026-10-14T12:00:00Z">
        <w:r>
          <w:t>(apartado 3.3.1). Mantiene</w:t>
        </w:r>
      </w:ins>
      <w:r>
        <w:t xml:space="preserve"> la semántica </w:t>
      </w:r>
      <w:del w:id="809" w:author="Claude" w:date="2026-10-14T12:00:00Z">
        <w:r>
          <w:delText>de siempre:</w:delText>
        </w:r>
      </w:del>
      <w:ins w:id="810" w:author="Claude" w:date="2026-10-14T12:00:00Z">
        <w:r>
          <w:t>original del algoritmo (Ester et al., 1996):</w:t>
        </w:r>
      </w:ins>
      <w:r>
        <w:t xml:space="preserve"> un punto es núcleo si tiene suficientes vecinos dentro de un radio, </w:t>
      </w:r>
      <w:del w:id="811" w:author="Claude" w:date="2026-10-14T12:00:00Z">
        <w:r>
          <w:delText>con consulta</w:delText>
        </w:r>
      </w:del>
      <w:ins w:id="812" w:author="Claude" w:date="2026-10-14T12:00:00Z">
        <w:r>
          <w:t>y los clústeres crecen a partir de los núcleos mediante consultas</w:t>
        </w:r>
      </w:ins>
      <w:r>
        <w:t xml:space="preserve"> por radio y </w:t>
      </w:r>
      <w:del w:id="813" w:author="Claude" w:date="2026-10-14T12:00:00Z">
        <w:r>
          <w:delText>expansión por</w:delText>
        </w:r>
      </w:del>
      <w:ins w:id="814" w:author="Claude" w:date="2026-10-14T12:00:00Z">
        <w:r>
          <w:t>una</w:t>
        </w:r>
      </w:ins>
      <w:r>
        <w:t xml:space="preserve"> búsqueda en anchura. </w:t>
      </w:r>
      <w:del w:id="815" w:author="Claude" w:date="2026-10-14T12:00:00Z">
        <w:r>
          <w:delText>El coste computacional es despreciable para</w:delText>
        </w:r>
      </w:del>
      <w:ins w:id="816" w:author="Claude" w:date="2026-10-14T12:00:00Z">
        <w:r>
          <w:t>Para</w:t>
        </w:r>
      </w:ins>
      <w:r>
        <w:t xml:space="preserve"> los cientos de puntos de un barrido </w:t>
      </w:r>
      <w:del w:id="817" w:author="Claude" w:date="2026-10-14T12:00:00Z">
        <w:r>
          <w:delText>filtrado.</w:delText>
        </w:r>
      </w:del>
      <w:ins w:id="818" w:author="Claude" w:date="2026-10-14T12:00:00Z">
        <w:r>
          <w:t>filtrado, el coste computacional es despreciable.</w:t>
        </w:r>
      </w:ins>
      <w:r>
        <w:t xml:space="preserve"> El radio de vecindad (0,12 m) y el</w:t>
      </w:r>
      <w:ins w:id="819" w:author="Claude" w:date="2026-10-14T12:00:00Z">
        <w:r>
          <w:t xml:space="preserve"> número</w:t>
        </w:r>
      </w:ins>
      <w:r>
        <w:t xml:space="preserve"> mínimo de vecinos (4) se calibraron según la resolución angular real del RPLIDAR A2M8.</w:t>
      </w:r>
    </w:p>
    <w:p w14:paraId="1712A4D8" w14:textId="77777777" w:rsidR="0055485A" w:rsidRDefault="00000000">
      <w:pPr>
        <w:pStyle w:val="Ttulo3"/>
        <w:spacing w:before="160" w:after="60"/>
      </w:pPr>
      <w:r>
        <w:rPr>
          <w:i/>
          <w:iCs/>
          <w:color w:val="000000"/>
        </w:rPr>
        <w:t xml:space="preserve">Filtro geométrico </w:t>
      </w:r>
      <w:proofErr w:type="spellStart"/>
      <w:r>
        <w:rPr>
          <w:i/>
          <w:iCs/>
          <w:color w:val="000000"/>
        </w:rPr>
        <w:t>multi-característica</w:t>
      </w:r>
      <w:proofErr w:type="spellEnd"/>
      <w:r>
        <w:rPr>
          <w:i/>
          <w:iCs/>
          <w:color w:val="000000"/>
        </w:rPr>
        <w:t xml:space="preserve"> de piernas</w:t>
      </w:r>
    </w:p>
    <w:p w14:paraId="414AC0F4" w14:textId="77777777" w:rsidR="0055485A" w:rsidRDefault="00000000">
      <w:pPr>
        <w:spacing w:after="120" w:line="276" w:lineRule="auto"/>
        <w:jc w:val="both"/>
      </w:pPr>
      <w:r>
        <w:t xml:space="preserve">El nodo extrae ocho características de cada clúster (tamaño, radio, dispersión, anchura, altura, proporción, </w:t>
      </w:r>
      <w:del w:id="820" w:author="Claude" w:date="2026-10-14T12:00:00Z">
        <w:r>
          <w:delText>circularidad,</w:delText>
        </w:r>
      </w:del>
      <w:ins w:id="821" w:author="Claude" w:date="2026-10-14T12:00:00Z">
        <w:r>
          <w:t>circularidad y</w:t>
        </w:r>
      </w:ins>
      <w:r>
        <w:t xml:space="preserve"> compacidad) y aplica seis filtros </w:t>
      </w:r>
      <w:del w:id="822" w:author="Claude" w:date="2026-10-14T12:00:00Z">
        <w:r>
          <w:delText>secuenciales, combinando</w:delText>
        </w:r>
      </w:del>
      <w:ins w:id="823" w:author="Claude" w:date="2026-10-14T12:00:00Z">
        <w:r>
          <w:t>sucesivos, que combinan</w:t>
        </w:r>
      </w:ins>
      <w:r>
        <w:t xml:space="preserve"> el filtro</w:t>
      </w:r>
      <w:del w:id="824" w:author="Claude" w:date="2026-10-14T12:00:00Z">
        <w:r>
          <w:delText xml:space="preserve"> original</w:delText>
        </w:r>
      </w:del>
      <w:r>
        <w:t xml:space="preserve"> heredado con características </w:t>
      </w:r>
      <w:del w:id="825" w:author="Claude" w:date="2026-10-14T12:00:00Z">
        <w:r>
          <w:delText>adicionales</w:delText>
        </w:r>
      </w:del>
      <w:ins w:id="826" w:author="Claude" w:date="2026-10-14T12:00:00Z">
        <w:r>
          <w:t>nuevas</w:t>
        </w:r>
      </w:ins>
      <w:r>
        <w:t xml:space="preserve"> para reducir</w:t>
      </w:r>
      <w:ins w:id="827" w:author="Claude" w:date="2026-10-14T12:00:00Z">
        <w:r>
          <w:t xml:space="preserve"> tanto los</w:t>
        </w:r>
      </w:ins>
      <w:r>
        <w:t xml:space="preserve"> falsos positivos (patas de </w:t>
      </w:r>
      <w:del w:id="828" w:author="Claude" w:date="2026-10-14T12:00:00Z">
        <w:r>
          <w:delText>mueble) y</w:delText>
        </w:r>
      </w:del>
      <w:ins w:id="829" w:author="Claude" w:date="2026-10-14T12:00:00Z">
        <w:r>
          <w:t>muebles) como los</w:t>
        </w:r>
      </w:ins>
      <w:r>
        <w:t xml:space="preserve"> falsos negativos (piernas </w:t>
      </w:r>
      <w:del w:id="830" w:author="Claude" w:date="2026-10-14T12:00:00Z">
        <w:r>
          <w:lastRenderedPageBreak/>
          <w:delText>ocluidas). Dos</w:delText>
        </w:r>
      </w:del>
      <w:ins w:id="831" w:author="Claude" w:date="2026-10-14T12:00:00Z">
        <w:r>
          <w:t>parcialmente ocultas). Dos de los</w:t>
        </w:r>
      </w:ins>
      <w:r>
        <w:t xml:space="preserve"> umbrales se corrigieron </w:t>
      </w:r>
      <w:del w:id="832" w:author="Claude" w:date="2026-10-14T12:00:00Z">
        <w:r>
          <w:delText>tras confirmar</w:delText>
        </w:r>
      </w:del>
      <w:ins w:id="833" w:author="Claude" w:date="2026-10-14T12:00:00Z">
        <w:r>
          <w:t>después de comprobar</w:t>
        </w:r>
      </w:ins>
      <w:r>
        <w:t xml:space="preserve"> que rechazaban </w:t>
      </w:r>
      <w:del w:id="834" w:author="Claude" w:date="2026-10-14T12:00:00Z">
        <w:r>
          <w:delText xml:space="preserve">las </w:delText>
        </w:r>
      </w:del>
      <w:r>
        <w:t>piernas reales.</w:t>
      </w:r>
    </w:p>
    <w:p w14:paraId="6BD919F9" w14:textId="77777777" w:rsidR="0055485A" w:rsidRDefault="00000000">
      <w:pPr>
        <w:spacing w:after="120" w:line="276" w:lineRule="auto"/>
        <w:jc w:val="both"/>
      </w:pPr>
      <w:r>
        <w:t xml:space="preserve">El emparejamiento de piernas es un algoritmo voraz </w:t>
      </w:r>
      <w:del w:id="835" w:author="Claude" w:date="2026-10-14T12:00:00Z">
        <w:r>
          <w:delText>del</w:delText>
        </w:r>
      </w:del>
      <w:ins w:id="836" w:author="Claude" w:date="2026-10-14T12:00:00Z">
        <w:r>
          <w:t>de</w:t>
        </w:r>
      </w:ins>
      <w:r>
        <w:t xml:space="preserve"> vecino más cercano: para cada clúster sin emparejar se busca el más próximo </w:t>
      </w:r>
      <w:del w:id="837" w:author="Claude" w:date="2026-10-14T12:00:00Z">
        <w:r>
          <w:delText>en</w:delText>
        </w:r>
      </w:del>
      <w:ins w:id="838" w:author="Claude" w:date="2026-10-14T12:00:00Z">
        <w:r>
          <w:t>dentro de</w:t>
        </w:r>
      </w:ins>
      <w:r>
        <w:t xml:space="preserve"> un rango coherente (0,05-0,35 m) y</w:t>
      </w:r>
      <w:ins w:id="839" w:author="Claude" w:date="2026-10-14T12:00:00Z">
        <w:r>
          <w:t xml:space="preserve"> ambos</w:t>
        </w:r>
      </w:ins>
      <w:r>
        <w:t xml:space="preserve"> se combinan en un candidato cuyo centroide es la posición </w:t>
      </w:r>
      <w:del w:id="840" w:author="Claude" w:date="2026-10-14T12:00:00Z">
        <w:r>
          <w:delText>estimada. No se usa</w:delText>
        </w:r>
      </w:del>
      <w:ins w:id="841" w:author="Claude" w:date="2026-10-14T12:00:00Z">
        <w:r>
          <w:t>estimada de la persona. No se recurre a una</w:t>
        </w:r>
      </w:ins>
      <w:r>
        <w:t xml:space="preserve"> optimización global (asignación </w:t>
      </w:r>
      <w:del w:id="842" w:author="Claude" w:date="2026-10-14T12:00:00Z">
        <w:r>
          <w:delText>húngara), dado el bajo</w:delText>
        </w:r>
      </w:del>
      <w:ins w:id="843" w:author="Claude" w:date="2026-10-14T12:00:00Z">
        <w:r>
          <w:t>húngara) porque el</w:t>
        </w:r>
      </w:ins>
      <w:r>
        <w:t xml:space="preserve"> número de clústeres por </w:t>
      </w:r>
      <w:del w:id="844" w:author="Claude" w:date="2026-10-14T12:00:00Z">
        <w:r>
          <w:delText>barrido.</w:delText>
        </w:r>
      </w:del>
      <w:ins w:id="845" w:author="Claude" w:date="2026-10-14T12:00:00Z">
        <w:r>
          <w:t>barrido es bajo.</w:t>
        </w:r>
      </w:ins>
    </w:p>
    <w:p w14:paraId="02C666DD" w14:textId="77777777" w:rsidR="0055485A" w:rsidRDefault="00000000">
      <w:pPr>
        <w:pStyle w:val="Ttulo3"/>
        <w:spacing w:before="160" w:after="60"/>
      </w:pPr>
      <w:r>
        <w:rPr>
          <w:i/>
          <w:iCs/>
          <w:color w:val="000000"/>
        </w:rPr>
        <w:t>Filtrado temporal de continuidad y confirmación</w:t>
      </w:r>
    </w:p>
    <w:p w14:paraId="1064D413" w14:textId="77777777" w:rsidR="0055485A" w:rsidRDefault="00000000">
      <w:pPr>
        <w:spacing w:after="120" w:line="276" w:lineRule="auto"/>
        <w:jc w:val="both"/>
      </w:pPr>
      <w:r>
        <w:t xml:space="preserve">Tres mecanismos de filtrado temporal protegen </w:t>
      </w:r>
      <w:del w:id="846" w:author="Claude" w:date="2026-10-14T12:00:00Z">
        <w:r>
          <w:delText>contra</w:delText>
        </w:r>
      </w:del>
      <w:ins w:id="847" w:author="Claude" w:date="2026-10-14T12:00:00Z">
        <w:r>
          <w:t>frente a los</w:t>
        </w:r>
      </w:ins>
      <w:r>
        <w:t xml:space="preserve"> falsos positivos:</w:t>
      </w:r>
      <w:ins w:id="848" w:author="Claude" w:date="2026-10-14T12:00:00Z">
        <w:r>
          <w:t xml:space="preserve"> la</w:t>
        </w:r>
      </w:ins>
      <w:r>
        <w:t xml:space="preserve"> persistencia temporal (una detección debe </w:t>
      </w:r>
      <w:del w:id="849" w:author="Claude" w:date="2026-10-14T12:00:00Z">
        <w:r>
          <w:delText>sostenerse</w:delText>
        </w:r>
      </w:del>
      <w:ins w:id="850" w:author="Claude" w:date="2026-10-14T12:00:00Z">
        <w:r>
          <w:t>mantenerse</w:t>
        </w:r>
      </w:ins>
      <w:r>
        <w:t xml:space="preserve"> varios barridos para confirmarse, y fallar otros tantos para </w:t>
      </w:r>
      <w:del w:id="851" w:author="Claude" w:date="2026-10-14T12:00:00Z">
        <w:r>
          <w:delText>perderse);</w:delText>
        </w:r>
      </w:del>
      <w:ins w:id="852" w:author="Claude" w:date="2026-10-14T12:00:00Z">
        <w:r>
          <w:t>darse por perdida);</w:t>
        </w:r>
      </w:ins>
      <w:r>
        <w:t xml:space="preserve"> un filtro de deriva acumulada, que descarta </w:t>
      </w:r>
      <w:ins w:id="853" w:author="Claude" w:date="2026-10-14T12:00:00Z">
        <w:r>
          <w:t xml:space="preserve">los </w:t>
        </w:r>
      </w:ins>
      <w:r>
        <w:t xml:space="preserve">candidatos </w:t>
      </w:r>
      <w:del w:id="854" w:author="Claude" w:date="2026-10-14T12:00:00Z">
        <w:r>
          <w:delText>cuya distancia a</w:delText>
        </w:r>
      </w:del>
      <w:ins w:id="855" w:author="Claude" w:date="2026-10-14T12:00:00Z">
        <w:r>
          <w:t>demasiado alejados de</w:t>
        </w:r>
      </w:ins>
      <w:r>
        <w:t xml:space="preserve"> la posición confirmada más </w:t>
      </w:r>
      <w:del w:id="856" w:author="Claude" w:date="2026-10-14T12:00:00Z">
        <w:r>
          <w:delText>antigua supere el desplazamiento;</w:delText>
        </w:r>
      </w:del>
      <w:ins w:id="857" w:author="Claude" w:date="2026-10-14T12:00:00Z">
        <w:r>
          <w:t>antigua;</w:t>
        </w:r>
      </w:ins>
      <w:r>
        <w:t xml:space="preserve"> y una confirmación estable, más estricta </w:t>
      </w:r>
      <w:del w:id="858" w:author="Claude" w:date="2026-10-14T12:00:00Z">
        <w:r>
          <w:delText>para</w:delText>
        </w:r>
      </w:del>
      <w:ins w:id="859" w:author="Claude" w:date="2026-10-14T12:00:00Z">
        <w:r>
          <w:t>en</w:t>
        </w:r>
      </w:ins>
      <w:r>
        <w:t xml:space="preserve"> el respaldo por </w:t>
      </w:r>
      <w:del w:id="860" w:author="Claude" w:date="2026-10-14T12:00:00Z">
        <w:r>
          <w:delText>cámara (exige confirmación siempre).</w:delText>
        </w:r>
      </w:del>
      <w:ins w:id="861" w:author="Claude" w:date="2026-10-14T12:00:00Z">
        <w:r>
          <w:t>cámara, que siempre la exige.</w:t>
        </w:r>
      </w:ins>
    </w:p>
    <w:p w14:paraId="0728A1B1" w14:textId="77777777" w:rsidR="0055485A" w:rsidRDefault="00000000">
      <w:pPr>
        <w:spacing w:after="120" w:line="276" w:lineRule="auto"/>
        <w:jc w:val="both"/>
      </w:pPr>
      <w:del w:id="862" w:author="Claude" w:date="2026-10-14T12:00:00Z">
        <w:r>
          <w:delText>El</w:delText>
        </w:r>
      </w:del>
      <w:ins w:id="863" w:author="Claude" w:date="2026-10-14T12:00:00Z">
        <w:r>
          <w:t>En el</w:t>
        </w:r>
      </w:ins>
      <w:r>
        <w:t xml:space="preserve"> respaldo por </w:t>
      </w:r>
      <w:del w:id="864" w:author="Claude" w:date="2026-10-14T12:00:00Z">
        <w:r>
          <w:delText>fusión: sin</w:delText>
        </w:r>
      </w:del>
      <w:ins w:id="865" w:author="Claude" w:date="2026-10-14T12:00:00Z">
        <w:r>
          <w:t>fusión, cuando no hay</w:t>
        </w:r>
      </w:ins>
      <w:r>
        <w:t xml:space="preserve"> un par de piernas válido, el nodo </w:t>
      </w:r>
      <w:del w:id="866" w:author="Claude" w:date="2026-10-14T12:00:00Z">
        <w:r>
          <w:delText>calcula el ángulo en el marco del láser desde</w:delText>
        </w:r>
      </w:del>
      <w:ins w:id="867" w:author="Claude" w:date="2026-10-14T12:00:00Z">
        <w:r>
          <w:t>transforma</w:t>
        </w:r>
      </w:ins>
      <w:r>
        <w:t xml:space="preserve"> el rumbo de la </w:t>
      </w:r>
      <w:del w:id="868" w:author="Claude" w:date="2026-10-14T12:00:00Z">
        <w:r>
          <w:delText>cámara,</w:delText>
        </w:r>
      </w:del>
      <w:ins w:id="869" w:author="Claude" w:date="2026-10-14T12:00:00Z">
        <w:r>
          <w:t>cámara al sistema de referencia del láser,</w:t>
        </w:r>
      </w:ins>
      <w:r>
        <w:t xml:space="preserve"> elige el clúster con menor desviación </w:t>
      </w:r>
      <w:del w:id="870" w:author="Claude" w:date="2026-10-14T12:00:00Z">
        <w:r>
          <w:delText>angular,</w:delText>
        </w:r>
      </w:del>
      <w:ins w:id="871" w:author="Claude" w:date="2026-10-14T12:00:00Z">
        <w:r>
          <w:t>angular</w:t>
        </w:r>
      </w:ins>
      <w:r>
        <w:t xml:space="preserve"> y exige </w:t>
      </w:r>
      <w:del w:id="872" w:author="Claude" w:date="2026-10-14T12:00:00Z">
        <w:r>
          <w:delText>repetición en</w:delText>
        </w:r>
      </w:del>
      <w:ins w:id="873" w:author="Claude" w:date="2026-10-14T12:00:00Z">
        <w:r>
          <w:t>que se repita durante</w:t>
        </w:r>
      </w:ins>
      <w:r>
        <w:t xml:space="preserve"> varios barridos antes de publicarlo. Esta confirmación es independiente de la de </w:t>
      </w:r>
      <w:ins w:id="874" w:author="Claude" w:date="2026-10-14T12:00:00Z">
        <w:r>
          <w:t xml:space="preserve">los </w:t>
        </w:r>
      </w:ins>
      <w:r>
        <w:t>pares, porque un único clúster es una señal más débil.</w:t>
      </w:r>
    </w:p>
    <w:p w14:paraId="3CCFC40A" w14:textId="77777777" w:rsidR="0055485A" w:rsidRDefault="00000000">
      <w:pPr>
        <w:spacing w:after="120" w:line="276" w:lineRule="auto"/>
        <w:jc w:val="both"/>
      </w:pPr>
      <w:del w:id="875" w:author="Claude" w:date="2026-10-14T12:00:00Z">
        <w:r>
          <w:delText>El</w:delText>
        </w:r>
      </w:del>
      <w:ins w:id="876" w:author="Claude" w:date="2026-10-14T12:00:00Z">
        <w:r>
          <w:t>Justo antes de publicar, el</w:t>
        </w:r>
      </w:ins>
      <w:r>
        <w:t xml:space="preserve"> nodo invierte el signo de las coordenadas </w:t>
      </w:r>
      <w:del w:id="877" w:author="Claude" w:date="2026-10-14T12:00:00Z">
        <w:r>
          <w:delText>justo antes de publicar, en la frontera entre el marco</w:delText>
        </w:r>
      </w:del>
      <w:ins w:id="878" w:author="Claude" w:date="2026-10-14T12:00:00Z">
        <w:r>
          <w:t>para pasar del sistema</w:t>
        </w:r>
      </w:ins>
      <w:r>
        <w:t xml:space="preserve"> bruto del </w:t>
      </w:r>
      <w:del w:id="879" w:author="Claude" w:date="2026-10-14T12:00:00Z">
        <w:r>
          <w:delText>láser (delante ≈π radianes) y el</w:delText>
        </w:r>
      </w:del>
      <w:ins w:id="880" w:author="Claude" w:date="2026-10-14T12:00:00Z">
        <w:r>
          <w:t>láser, en el que el frente del robot está en torno a π radianes, al</w:t>
        </w:r>
      </w:ins>
      <w:r>
        <w:t xml:space="preserve"> convenio estándar </w:t>
      </w:r>
      <w:del w:id="881" w:author="Claude" w:date="2026-10-14T12:00:00Z">
        <w:r>
          <w:delText>de tracking_node (delante</w:delText>
        </w:r>
      </w:del>
      <w:ins w:id="882" w:author="Claude" w:date="2026-10-14T12:00:00Z">
        <w:r>
          <w:t xml:space="preserve">que usa </w:t>
        </w:r>
        <w:proofErr w:type="spellStart"/>
        <w:r>
          <w:t>tracking_node</w:t>
        </w:r>
        <w:proofErr w:type="spellEnd"/>
        <w:r>
          <w:t>, con el frente</w:t>
        </w:r>
      </w:ins>
      <w:r>
        <w:t xml:space="preserve"> en el eje x </w:t>
      </w:r>
      <w:del w:id="883" w:author="Claude" w:date="2026-10-14T12:00:00Z">
        <w:r>
          <w:delText>positivo).</w:delText>
        </w:r>
      </w:del>
      <w:ins w:id="884" w:author="Claude" w:date="2026-10-14T12:00:00Z">
        <w:r>
          <w:t>positivo.</w:t>
        </w:r>
      </w:ins>
      <w:r>
        <w:t xml:space="preserve"> Mantener </w:t>
      </w:r>
      <w:del w:id="885" w:author="Claude" w:date="2026-10-14T12:00:00Z">
        <w:r>
          <w:delText>el resto de</w:delText>
        </w:r>
      </w:del>
      <w:ins w:id="886" w:author="Claude" w:date="2026-10-14T12:00:00Z">
        <w:r>
          <w:t>toda</w:t>
        </w:r>
      </w:ins>
      <w:r>
        <w:t xml:space="preserve"> la lógica </w:t>
      </w:r>
      <w:del w:id="887" w:author="Claude" w:date="2026-10-14T12:00:00Z">
        <w:r>
          <w:delText>en el marco</w:delText>
        </w:r>
      </w:del>
      <w:ins w:id="888" w:author="Claude" w:date="2026-10-14T12:00:00Z">
        <w:r>
          <w:t>interna en el sistema</w:t>
        </w:r>
      </w:ins>
      <w:r>
        <w:t xml:space="preserve"> bruto </w:t>
      </w:r>
      <w:del w:id="889" w:author="Claude" w:date="2026-10-14T12:00:00Z">
        <w:r>
          <w:delText>y solo invertir</w:delText>
        </w:r>
      </w:del>
      <w:ins w:id="890" w:author="Claude" w:date="2026-10-14T12:00:00Z">
        <w:r>
          <w:t>e invertir solo</w:t>
        </w:r>
      </w:ins>
      <w:r>
        <w:t xml:space="preserve"> al publicar evita reescribir</w:t>
      </w:r>
      <w:del w:id="891" w:author="Claude" w:date="2026-10-14T12:00:00Z">
        <w:r>
          <w:delText xml:space="preserve"> todo</w:delText>
        </w:r>
      </w:del>
      <w:r>
        <w:t xml:space="preserve"> el filtrado, a cambio de </w:t>
      </w:r>
      <w:del w:id="892" w:author="Claude" w:date="2026-10-14T12:00:00Z">
        <w:r>
          <w:delText>leer</w:delText>
        </w:r>
      </w:del>
      <w:ins w:id="893" w:author="Claude" w:date="2026-10-14T12:00:00Z">
        <w:r>
          <w:t>que</w:t>
        </w:r>
      </w:ins>
      <w:r>
        <w:t xml:space="preserve"> las variables internas </w:t>
      </w:r>
      <w:del w:id="894" w:author="Claude" w:date="2026-10-14T12:00:00Z">
        <w:r>
          <w:delText>en el marco bruto.</w:delText>
        </w:r>
      </w:del>
      <w:ins w:id="895" w:author="Claude" w:date="2026-10-14T12:00:00Z">
        <w:r>
          <w:t>deban interpretarse en ese sistema.</w:t>
        </w:r>
      </w:ins>
    </w:p>
    <w:p w14:paraId="09A08B14" w14:textId="77777777" w:rsidR="0055485A" w:rsidRDefault="00000000">
      <w:pPr>
        <w:pStyle w:val="Ttulo2"/>
        <w:spacing w:before="240" w:after="80"/>
      </w:pPr>
      <w:r>
        <w:t xml:space="preserve">4.4 </w:t>
      </w:r>
      <w:proofErr w:type="spellStart"/>
      <w:r>
        <w:t>visual_detection_node</w:t>
      </w:r>
      <w:proofErr w:type="spellEnd"/>
      <w:r>
        <w:t xml:space="preserve"> — detección dual y reconocimiento de gestos</w:t>
      </w:r>
    </w:p>
    <w:p w14:paraId="6F0430C4" w14:textId="77777777" w:rsidR="0055485A" w:rsidRDefault="00000000">
      <w:pPr>
        <w:spacing w:after="120" w:line="276" w:lineRule="auto"/>
        <w:jc w:val="both"/>
      </w:pPr>
      <w:r>
        <w:t xml:space="preserve">El nodo admite dos detectores intercambiables: </w:t>
      </w:r>
      <w:proofErr w:type="spellStart"/>
      <w:r>
        <w:t>MediaPipe</w:t>
      </w:r>
      <w:proofErr w:type="spellEnd"/>
      <w:r>
        <w:t xml:space="preserve"> </w:t>
      </w:r>
      <w:del w:id="896" w:author="Claude" w:date="2026-10-14T12:00:00Z">
        <w:r>
          <w:delText>Pose</w:delText>
        </w:r>
      </w:del>
      <w:ins w:id="897" w:author="Claude" w:date="2026-10-14T12:00:00Z">
        <w:r>
          <w:t>Pose,</w:t>
        </w:r>
      </w:ins>
      <w:r>
        <w:t xml:space="preserve"> si está </w:t>
      </w:r>
      <w:del w:id="898" w:author="Claude" w:date="2026-10-14T12:00:00Z">
        <w:r>
          <w:delText>disponible,</w:delText>
        </w:r>
      </w:del>
      <w:ins w:id="899" w:author="Claude" w:date="2026-10-14T12:00:00Z">
        <w:r>
          <w:t>instalado,</w:t>
        </w:r>
      </w:ins>
      <w:r>
        <w:t xml:space="preserve"> o HOG como alternativa automática </w:t>
      </w:r>
      <w:del w:id="900" w:author="Claude" w:date="2026-10-14T12:00:00Z">
        <w:r>
          <w:delText>(resuelto por control de excepciones</w:delText>
        </w:r>
      </w:del>
      <w:ins w:id="901" w:author="Claude" w:date="2026-10-14T12:00:00Z">
        <w:r>
          <w:t>(la elección se resuelve capturando el error</w:t>
        </w:r>
      </w:ins>
      <w:r>
        <w:t xml:space="preserve"> de importación). Sin </w:t>
      </w:r>
      <w:proofErr w:type="spellStart"/>
      <w:r>
        <w:t>MediaPipe</w:t>
      </w:r>
      <w:proofErr w:type="spellEnd"/>
      <w:r>
        <w:t xml:space="preserve"> no hay </w:t>
      </w:r>
      <w:del w:id="902" w:author="Claude" w:date="2026-10-14T12:00:00Z">
        <w:r>
          <w:delText>landmarks, así</w:delText>
        </w:r>
      </w:del>
      <w:ins w:id="903" w:author="Claude" w:date="2026-10-14T12:00:00Z">
        <w:r>
          <w:t>puntos clave, por lo</w:t>
        </w:r>
      </w:ins>
      <w:r>
        <w:t xml:space="preserve"> que los gestos no están disponibles en modo HOG. HOG, heredado de la Fase 1 y sustituido como </w:t>
      </w:r>
      <w:ins w:id="904" w:author="Claude" w:date="2026-10-14T12:00:00Z">
        <w:r>
          <w:t xml:space="preserve">detector </w:t>
        </w:r>
      </w:ins>
      <w:r>
        <w:t xml:space="preserve">principal por </w:t>
      </w:r>
      <w:proofErr w:type="spellStart"/>
      <w:r>
        <w:t>MediaPipe</w:t>
      </w:r>
      <w:proofErr w:type="spellEnd"/>
      <w:r>
        <w:t xml:space="preserve"> Pose </w:t>
      </w:r>
      <w:del w:id="905" w:author="Claude" w:date="2026-10-14T12:00:00Z">
        <w:r>
          <w:delText>(3.3.2, 2.4),</w:delText>
        </w:r>
      </w:del>
      <w:ins w:id="906" w:author="Claude" w:date="2026-10-14T12:00:00Z">
        <w:r>
          <w:t>(apartados 2.4 y 3.3.2),</w:t>
        </w:r>
      </w:ins>
      <w:r>
        <w:t xml:space="preserve"> se conserva </w:t>
      </w:r>
      <w:ins w:id="907" w:author="Claude" w:date="2026-10-14T12:00:00Z">
        <w:r>
          <w:t xml:space="preserve">solo </w:t>
        </w:r>
      </w:ins>
      <w:r>
        <w:t>como alternativa.</w:t>
      </w:r>
    </w:p>
    <w:p w14:paraId="0ECFB961" w14:textId="77777777" w:rsidR="0055485A" w:rsidRDefault="00000000">
      <w:pPr>
        <w:spacing w:after="120" w:line="276" w:lineRule="auto"/>
        <w:jc w:val="both"/>
      </w:pPr>
      <w:r>
        <w:t xml:space="preserve">La captura de vídeo se ejecuta en un hilo independiente del </w:t>
      </w:r>
      <w:del w:id="908" w:author="Claude" w:date="2026-10-14T12:00:00Z">
        <w:r>
          <w:delText>executor</w:delText>
        </w:r>
      </w:del>
      <w:ins w:id="909" w:author="Claude" w:date="2026-10-14T12:00:00Z">
        <w:r>
          <w:t>ejecutor</w:t>
        </w:r>
      </w:ins>
      <w:r>
        <w:t xml:space="preserve"> de ROS 2, </w:t>
      </w:r>
      <w:del w:id="910" w:author="Claude" w:date="2026-10-14T12:00:00Z">
        <w:r>
          <w:delText>descartando</w:delText>
        </w:r>
      </w:del>
      <w:ins w:id="911" w:author="Claude" w:date="2026-10-14T12:00:00Z">
        <w:r>
          <w:t>que descarta los</w:t>
        </w:r>
      </w:ins>
      <w:r>
        <w:t xml:space="preserve"> fotogramas antiguos del búfer y </w:t>
      </w:r>
      <w:del w:id="912" w:author="Claude" w:date="2026-10-14T12:00:00Z">
        <w:r>
          <w:delText>procesando</w:delText>
        </w:r>
      </w:del>
      <w:ins w:id="913" w:author="Claude" w:date="2026-10-14T12:00:00Z">
        <w:r>
          <w:t>procesa</w:t>
        </w:r>
      </w:ins>
      <w:r>
        <w:t xml:space="preserve"> siempre el más reciente. La publicación </w:t>
      </w:r>
      <w:del w:id="914" w:author="Claude" w:date="2026-10-14T12:00:00Z">
        <w:r>
          <w:delText>está acotada</w:delText>
        </w:r>
      </w:del>
      <w:ins w:id="915" w:author="Claude" w:date="2026-10-14T12:00:00Z">
        <w:r>
          <w:t>se limita</w:t>
        </w:r>
      </w:ins>
      <w:r>
        <w:t xml:space="preserve"> a un ritmo objetivo, midiendo el tiempo de procesado para ajustar la espera.</w:t>
      </w:r>
    </w:p>
    <w:p w14:paraId="5207808D" w14:textId="77777777" w:rsidR="0055485A" w:rsidRDefault="00000000">
      <w:pPr>
        <w:spacing w:after="120" w:line="276" w:lineRule="auto"/>
        <w:jc w:val="both"/>
      </w:pPr>
      <w:r>
        <w:t xml:space="preserve">El reconocimiento de gestos y el cálculo del rumbo reutilizan los mismos </w:t>
      </w:r>
      <w:del w:id="916" w:author="Claude" w:date="2026-10-14T12:00:00Z">
        <w:r>
          <w:delText>landmarks</w:delText>
        </w:r>
      </w:del>
      <w:ins w:id="917" w:author="Claude" w:date="2026-10-14T12:00:00Z">
        <w:r>
          <w:t>puntos clave</w:t>
        </w:r>
      </w:ins>
      <w:r>
        <w:t xml:space="preserve"> de </w:t>
      </w:r>
      <w:proofErr w:type="spellStart"/>
      <w:r>
        <w:t>MediaPipe</w:t>
      </w:r>
      <w:proofErr w:type="spellEnd"/>
      <w:r>
        <w:t xml:space="preserve"> Pose (hombros, muñecas, </w:t>
      </w:r>
      <w:del w:id="918" w:author="Claude" w:date="2026-10-14T12:00:00Z">
        <w:r>
          <w:delText>caderas).</w:delText>
        </w:r>
      </w:del>
      <w:ins w:id="919" w:author="Claude" w:date="2026-10-14T12:00:00Z">
        <w:r>
          <w:t>caderas y nariz).</w:t>
        </w:r>
      </w:ins>
      <w:r>
        <w:t xml:space="preserve"> El gesto de inicio se activa cuando la muñeca derecha supera </w:t>
      </w:r>
      <w:del w:id="920" w:author="Claude" w:date="2026-10-14T12:00:00Z">
        <w:r>
          <w:delText>al</w:delText>
        </w:r>
      </w:del>
      <w:ins w:id="921" w:author="Claude" w:date="2026-10-14T12:00:00Z">
        <w:r>
          <w:t>la altura del</w:t>
        </w:r>
      </w:ins>
      <w:r>
        <w:t xml:space="preserve"> hombro </w:t>
      </w:r>
      <w:del w:id="922" w:author="Claude" w:date="2026-10-14T12:00:00Z">
        <w:r>
          <w:delText>derecho, y el de parada con la izquierda; el</w:delText>
        </w:r>
      </w:del>
      <w:ins w:id="923" w:author="Claude" w:date="2026-10-14T12:00:00Z">
        <w:r>
          <w:t>derecho; el de parada, con la mano izquierda; y el gesto «casa», cuando ambas muñecas están juntas por encima de la cabeza. El</w:t>
        </w:r>
      </w:ins>
      <w:r>
        <w:t xml:space="preserve"> margen es proporcional a la </w:t>
      </w:r>
      <w:del w:id="924" w:author="Claude" w:date="2026-10-14T12:00:00Z">
        <w:r>
          <w:delText>escala</w:delText>
        </w:r>
      </w:del>
      <w:ins w:id="925" w:author="Claude" w:date="2026-10-14T12:00:00Z">
        <w:r>
          <w:t>altura</w:t>
        </w:r>
      </w:ins>
      <w:r>
        <w:t xml:space="preserve"> del torso, no </w:t>
      </w:r>
      <w:del w:id="926" w:author="Claude" w:date="2026-10-14T12:00:00Z">
        <w:r>
          <w:delText>fijo en</w:delText>
        </w:r>
      </w:del>
      <w:ins w:id="927" w:author="Claude" w:date="2026-10-14T12:00:00Z">
        <w:r>
          <w:t>un número fijo de</w:t>
        </w:r>
      </w:ins>
      <w:r>
        <w:t xml:space="preserve"> píxeles, </w:t>
      </w:r>
      <w:r>
        <w:lastRenderedPageBreak/>
        <w:t xml:space="preserve">y cada gesto exige confirmación </w:t>
      </w:r>
      <w:del w:id="928" w:author="Claude" w:date="2026-10-14T12:00:00Z">
        <w:r>
          <w:delText>por</w:delText>
        </w:r>
      </w:del>
      <w:ins w:id="929" w:author="Claude" w:date="2026-10-14T12:00:00Z">
        <w:r>
          <w:t>durante</w:t>
        </w:r>
      </w:ins>
      <w:r>
        <w:t xml:space="preserve"> varios fotogramas y</w:t>
      </w:r>
      <w:ins w:id="930" w:author="Claude" w:date="2026-10-14T12:00:00Z">
        <w:r>
          <w:t xml:space="preserve"> un tiempo de</w:t>
        </w:r>
      </w:ins>
      <w:r>
        <w:t xml:space="preserve"> espera entre comandos. El rumbo se calcula desde el punto medio de los </w:t>
      </w:r>
      <w:del w:id="931" w:author="Claude" w:date="2026-10-14T12:00:00Z">
        <w:r>
          <w:delText>hombros, publicado solo</w:delText>
        </w:r>
      </w:del>
      <w:ins w:id="932" w:author="Claude" w:date="2026-10-14T12:00:00Z">
        <w:r>
          <w:t>hombros y solo se publica</w:t>
        </w:r>
      </w:ins>
      <w:r>
        <w:t xml:space="preserve"> si ambos superan la visibilidad mínima.</w:t>
      </w:r>
    </w:p>
    <w:p w14:paraId="04DB718D" w14:textId="77777777" w:rsidR="0055485A" w:rsidRDefault="00000000">
      <w:pPr>
        <w:pStyle w:val="Ttulo2"/>
        <w:spacing w:before="240" w:after="80"/>
      </w:pPr>
      <w:r>
        <w:t xml:space="preserve">4.5 </w:t>
      </w:r>
      <w:proofErr w:type="spellStart"/>
      <w:r>
        <w:t>tracking_node</w:t>
      </w:r>
      <w:proofErr w:type="spellEnd"/>
      <w:r>
        <w:t xml:space="preserve"> — filtro de Kalman, control PD y evasión de obstáculos</w:t>
      </w:r>
    </w:p>
    <w:p w14:paraId="719FD6E8" w14:textId="77777777" w:rsidR="0055485A" w:rsidRDefault="00000000">
      <w:pPr>
        <w:spacing w:after="120" w:line="276" w:lineRule="auto"/>
        <w:jc w:val="both"/>
      </w:pPr>
      <w:r>
        <w:t xml:space="preserve">Es, junto con </w:t>
      </w:r>
      <w:proofErr w:type="spellStart"/>
      <w:r>
        <w:t>detection_node</w:t>
      </w:r>
      <w:proofErr w:type="spellEnd"/>
      <w:r>
        <w:t xml:space="preserve">, el nodo con más iteraciones documentadas. La versión activa </w:t>
      </w:r>
      <w:del w:id="933" w:author="Claude" w:date="2026-10-14T12:00:00Z">
        <w:r>
          <w:delText>reemplaza</w:delText>
        </w:r>
      </w:del>
      <w:ins w:id="934" w:author="Claude" w:date="2026-10-14T12:00:00Z">
        <w:r>
          <w:t>sustituye a</w:t>
        </w:r>
      </w:ins>
      <w:r>
        <w:t xml:space="preserve"> un diseño anterior más simple, sin modelo de aceleración, </w:t>
      </w:r>
      <w:del w:id="935" w:author="Claude" w:date="2026-10-14T12:00:00Z">
        <w:r>
          <w:delText>conservado</w:delText>
        </w:r>
      </w:del>
      <w:ins w:id="936" w:author="Claude" w:date="2026-10-14T12:00:00Z">
        <w:r>
          <w:t>que se conserva</w:t>
        </w:r>
      </w:ins>
      <w:r>
        <w:t xml:space="preserve"> como código </w:t>
      </w:r>
      <w:del w:id="937" w:author="Claude" w:date="2026-10-14T12:00:00Z">
        <w:r>
          <w:delText>legado (§4.11).</w:delText>
        </w:r>
      </w:del>
      <w:ins w:id="938" w:author="Claude" w:date="2026-10-14T12:00:00Z">
        <w:r>
          <w:t>no registrado (apartado 4.11).</w:t>
        </w:r>
      </w:ins>
    </w:p>
    <w:p w14:paraId="1C047453" w14:textId="77777777" w:rsidR="0055485A" w:rsidRDefault="00000000">
      <w:pPr>
        <w:pStyle w:val="Ttulo3"/>
        <w:spacing w:before="160" w:after="60"/>
      </w:pPr>
      <w:r>
        <w:rPr>
          <w:i/>
          <w:iCs/>
          <w:color w:val="000000"/>
        </w:rPr>
        <w:t>Filtro de Kalman de seis estados con modelo de aceleración constante</w:t>
      </w:r>
    </w:p>
    <w:p w14:paraId="71EF594F" w14:textId="77777777" w:rsidR="0055485A" w:rsidRDefault="00000000">
      <w:pPr>
        <w:spacing w:after="120" w:line="276" w:lineRule="auto"/>
        <w:jc w:val="both"/>
      </w:pPr>
      <w:r>
        <w:t xml:space="preserve">El filtro mantiene un estado de seis dimensiones (posición, </w:t>
      </w:r>
      <w:del w:id="939" w:author="Claude" w:date="2026-10-14T12:00:00Z">
        <w:r>
          <w:delText>velocidad,</w:delText>
        </w:r>
      </w:del>
      <w:ins w:id="940" w:author="Claude" w:date="2026-10-14T12:00:00Z">
        <w:r>
          <w:t>velocidad y</w:t>
        </w:r>
      </w:ins>
      <w:r>
        <w:t xml:space="preserve"> aceleración), frente a las cuatro del diseño heredado, con</w:t>
      </w:r>
      <w:ins w:id="941" w:author="Claude" w:date="2026-10-14T12:00:00Z">
        <w:r>
          <w:t xml:space="preserve"> una</w:t>
        </w:r>
      </w:ins>
      <w:r>
        <w:t xml:space="preserve"> observación que mide solo la posición. La matriz de transición implementa </w:t>
      </w:r>
      <w:ins w:id="942" w:author="Claude" w:date="2026-10-14T12:00:00Z">
        <w:r>
          <w:t xml:space="preserve">un modelo de </w:t>
        </w:r>
      </w:ins>
      <w:r>
        <w:t>aceleración constante, con</w:t>
      </w:r>
      <w:ins w:id="943" w:author="Claude" w:date="2026-10-14T12:00:00Z">
        <w:r>
          <w:t xml:space="preserve"> un</w:t>
        </w:r>
      </w:ins>
      <w:r>
        <w:t xml:space="preserve"> ruido de proceso correlacionado </w:t>
      </w:r>
      <w:del w:id="944" w:author="Claude" w:date="2026-10-14T12:00:00Z">
        <w:r>
          <w:delText>por</w:delText>
        </w:r>
      </w:del>
      <w:ins w:id="945" w:author="Claude" w:date="2026-10-14T12:00:00Z">
        <w:r>
          <w:t>según las</w:t>
        </w:r>
      </w:ins>
      <w:r>
        <w:t xml:space="preserve"> potencias del intervalo temporal; la corrección usa la forma de Joseph, </w:t>
      </w:r>
      <w:ins w:id="946" w:author="Claude" w:date="2026-10-14T12:00:00Z">
        <w:r>
          <w:t xml:space="preserve">algo </w:t>
        </w:r>
      </w:ins>
      <w:r>
        <w:t>más costosa pero numéricamente más estable.</w:t>
      </w:r>
    </w:p>
    <w:p w14:paraId="06421EA5" w14:textId="77777777" w:rsidR="0055485A" w:rsidRDefault="00000000">
      <w:pPr>
        <w:pStyle w:val="Ttulo3"/>
        <w:spacing w:before="160" w:after="60"/>
      </w:pPr>
      <w:del w:id="947" w:author="Claude" w:date="2026-10-14T12:00:00Z">
        <w:r>
          <w:rPr>
            <w:i/>
            <w:iCs/>
            <w:color w:val="000000"/>
          </w:rPr>
          <w:delText>Gate</w:delText>
        </w:r>
      </w:del>
      <w:ins w:id="948" w:author="Claude" w:date="2026-10-14T12:00:00Z">
        <w:r>
          <w:rPr>
            <w:i/>
            <w:iCs/>
            <w:color w:val="000000"/>
          </w:rPr>
          <w:t>Puerta</w:t>
        </w:r>
      </w:ins>
      <w:r>
        <w:rPr>
          <w:i/>
          <w:iCs/>
          <w:color w:val="000000"/>
        </w:rPr>
        <w:t xml:space="preserve"> de </w:t>
      </w:r>
      <w:proofErr w:type="spellStart"/>
      <w:r>
        <w:rPr>
          <w:i/>
          <w:iCs/>
          <w:color w:val="000000"/>
        </w:rPr>
        <w:t>Mahalanobis</w:t>
      </w:r>
      <w:proofErr w:type="spellEnd"/>
      <w:r>
        <w:rPr>
          <w:i/>
          <w:iCs/>
          <w:color w:val="000000"/>
        </w:rPr>
        <w:t xml:space="preserve"> con confirmación por racha</w:t>
      </w:r>
    </w:p>
    <w:p w14:paraId="319E45A2" w14:textId="77777777" w:rsidR="0055485A" w:rsidRDefault="00000000">
      <w:pPr>
        <w:spacing w:after="120" w:line="276" w:lineRule="auto"/>
        <w:jc w:val="both"/>
      </w:pPr>
      <w:r>
        <w:t xml:space="preserve">Cada observación se somete a </w:t>
      </w:r>
      <w:del w:id="949" w:author="Claude" w:date="2026-10-14T12:00:00Z">
        <w:r>
          <w:delText>un gate de Mahalanobis frente al</w:delText>
        </w:r>
      </w:del>
      <w:ins w:id="950" w:author="Claude" w:date="2026-10-14T12:00:00Z">
        <w:r>
          <w:t>una puerta (</w:t>
        </w:r>
        <w:r>
          <w:rPr>
            <w:i/>
            <w:iCs/>
          </w:rPr>
          <w:t>gate</w:t>
        </w:r>
        <w:r>
          <w:t xml:space="preserve">) de </w:t>
        </w:r>
        <w:proofErr w:type="spellStart"/>
        <w:r>
          <w:t>Mahalanobis</w:t>
        </w:r>
        <w:proofErr w:type="spellEnd"/>
        <w:r>
          <w:t>, que la compara con el</w:t>
        </w:r>
      </w:ins>
      <w:r>
        <w:t xml:space="preserve"> umbral chi-cuadrado al 95 % </w:t>
      </w:r>
      <w:del w:id="951" w:author="Claude" w:date="2026-10-14T12:00:00Z">
        <w:r>
          <w:delText>(2 g.l.):</w:delText>
        </w:r>
      </w:del>
      <w:ins w:id="952" w:author="Claude" w:date="2026-10-14T12:00:00Z">
        <w:r>
          <w:t>con 2 grados de libertad: solo</w:t>
        </w:r>
      </w:ins>
      <w:r>
        <w:t xml:space="preserve"> se rechaza </w:t>
      </w:r>
      <w:del w:id="953" w:author="Claude" w:date="2026-10-14T12:00:00Z">
        <w:r>
          <w:delText>solo si</w:delText>
        </w:r>
      </w:del>
      <w:ins w:id="954" w:author="Claude" w:date="2026-10-14T12:00:00Z">
        <w:r>
          <w:t>si lo</w:t>
        </w:r>
      </w:ins>
      <w:r>
        <w:t xml:space="preserve"> supera varias </w:t>
      </w:r>
      <w:del w:id="955" w:author="Claude" w:date="2026-10-14T12:00:00Z">
        <w:r>
          <w:delText>veces ese umbral,</w:delText>
        </w:r>
      </w:del>
      <w:ins w:id="956" w:author="Claude" w:date="2026-10-14T12:00:00Z">
        <w:r>
          <w:t>veces,</w:t>
        </w:r>
      </w:ins>
      <w:r>
        <w:t xml:space="preserve"> y si varias observaciones consecutivas </w:t>
      </w:r>
      <w:del w:id="957" w:author="Claude" w:date="2026-10-14T12:00:00Z">
        <w:r>
          <w:delText>caen</w:delText>
        </w:r>
      </w:del>
      <w:ins w:id="958" w:author="Claude" w:date="2026-10-14T12:00:00Z">
        <w:r>
          <w:t>quedan</w:t>
        </w:r>
      </w:ins>
      <w:r>
        <w:t xml:space="preserve"> fuera, el filtro se </w:t>
      </w:r>
      <w:del w:id="959" w:author="Claude" w:date="2026-10-14T12:00:00Z">
        <w:r>
          <w:delText>re-ancla a</w:delText>
        </w:r>
      </w:del>
      <w:ins w:id="960" w:author="Claude" w:date="2026-10-14T12:00:00Z">
        <w:r>
          <w:t>reinicia en</w:t>
        </w:r>
      </w:ins>
      <w:r>
        <w:t xml:space="preserve"> la última, </w:t>
      </w:r>
      <w:del w:id="961" w:author="Claude" w:date="2026-10-14T12:00:00Z">
        <w:r>
          <w:delText>asumiendo una reaparición real. Una</w:delText>
        </w:r>
      </w:del>
      <w:ins w:id="962" w:author="Claude" w:date="2026-10-14T12:00:00Z">
        <w:r>
          <w:t>al interpretar que la persona ha reaparecido realmente. Así, una</w:t>
        </w:r>
      </w:ins>
      <w:r>
        <w:t xml:space="preserve"> observación aislada se </w:t>
      </w:r>
      <w:del w:id="963" w:author="Claude" w:date="2026-10-14T12:00:00Z">
        <w:r>
          <w:delText>ignora;</w:delText>
        </w:r>
      </w:del>
      <w:ins w:id="964" w:author="Claude" w:date="2026-10-14T12:00:00Z">
        <w:r>
          <w:t>ignora y</w:t>
        </w:r>
      </w:ins>
      <w:r>
        <w:t xml:space="preserve"> una racha sostenida se trata como </w:t>
      </w:r>
      <w:ins w:id="965" w:author="Claude" w:date="2026-10-14T12:00:00Z">
        <w:r>
          <w:t xml:space="preserve">una </w:t>
        </w:r>
      </w:ins>
      <w:r>
        <w:t xml:space="preserve">reaparición legítima, el mismo patrón que </w:t>
      </w:r>
      <w:del w:id="966" w:author="Claude" w:date="2026-10-14T12:00:00Z">
        <w:r>
          <w:delText>aplican</w:delText>
        </w:r>
      </w:del>
      <w:ins w:id="967" w:author="Claude" w:date="2026-10-14T12:00:00Z">
        <w:r>
          <w:t>siguen</w:t>
        </w:r>
      </w:ins>
      <w:r>
        <w:t xml:space="preserve"> los mecanismos de continuidad de </w:t>
      </w:r>
      <w:proofErr w:type="spellStart"/>
      <w:r>
        <w:t>detection_node</w:t>
      </w:r>
      <w:proofErr w:type="spellEnd"/>
      <w:r>
        <w:t xml:space="preserve"> </w:t>
      </w:r>
      <w:del w:id="968" w:author="Claude" w:date="2026-10-14T12:00:00Z">
        <w:r>
          <w:delText>(§4.3).</w:delText>
        </w:r>
      </w:del>
      <w:ins w:id="969" w:author="Claude" w:date="2026-10-14T12:00:00Z">
        <w:r>
          <w:t>(apartado 4.3).</w:t>
        </w:r>
      </w:ins>
    </w:p>
    <w:p w14:paraId="1FE21957" w14:textId="77777777" w:rsidR="0055485A" w:rsidRDefault="00000000">
      <w:pPr>
        <w:pStyle w:val="Ttulo3"/>
        <w:spacing w:before="160" w:after="60"/>
      </w:pPr>
      <w:r>
        <w:rPr>
          <w:i/>
          <w:iCs/>
          <w:color w:val="000000"/>
        </w:rPr>
        <w:t>Controlador de velocidad angular</w:t>
      </w:r>
    </w:p>
    <w:p w14:paraId="3FF2EF01" w14:textId="77777777" w:rsidR="0055485A" w:rsidRDefault="00000000">
      <w:pPr>
        <w:spacing w:after="120" w:line="276" w:lineRule="auto"/>
        <w:jc w:val="both"/>
      </w:pPr>
      <w:r>
        <w:t xml:space="preserve">La velocidad angular se calcula en cinco pasos: (1) </w:t>
      </w:r>
      <w:ins w:id="970" w:author="Claude" w:date="2026-10-14T12:00:00Z">
        <w:r>
          <w:t xml:space="preserve">control </w:t>
        </w:r>
      </w:ins>
      <w:r>
        <w:t xml:space="preserve">PD con </w:t>
      </w:r>
      <w:ins w:id="971" w:author="Claude" w:date="2026-10-14T12:00:00Z">
        <w:r>
          <w:t xml:space="preserve">una </w:t>
        </w:r>
      </w:ins>
      <w:r>
        <w:t>zona muerta</w:t>
      </w:r>
      <w:ins w:id="972" w:author="Claude" w:date="2026-10-14T12:00:00Z">
        <w:r>
          <w:t xml:space="preserve"> de</w:t>
        </w:r>
      </w:ins>
      <w:r>
        <w:t xml:space="preserve"> ±8°; (2) acoplamiento con la velocidad lineal, </w:t>
      </w:r>
      <w:del w:id="973" w:author="Claude" w:date="2026-10-14T12:00:00Z">
        <w:r>
          <w:delText>reduciendo</w:delText>
        </w:r>
      </w:del>
      <w:ins w:id="974" w:author="Claude" w:date="2026-10-14T12:00:00Z">
        <w:r>
          <w:t>que reduce</w:t>
        </w:r>
      </w:ins>
      <w:r>
        <w:t xml:space="preserve"> el giro a alta velocidad; (3) atenuación a corta </w:t>
      </w:r>
      <w:del w:id="975" w:author="Claude" w:date="2026-10-14T12:00:00Z">
        <w:r>
          <w:delText>distancia (de</w:delText>
        </w:r>
      </w:del>
      <w:ins w:id="976" w:author="Claude" w:date="2026-10-14T12:00:00Z">
        <w:r>
          <w:t>distancia, de</w:t>
        </w:r>
      </w:ins>
      <w:r>
        <w:t xml:space="preserve"> cero al valor pleno según la distancia de </w:t>
      </w:r>
      <w:del w:id="977" w:author="Claude" w:date="2026-10-14T12:00:00Z">
        <w:r>
          <w:delText>referencia);</w:delText>
        </w:r>
      </w:del>
      <w:ins w:id="978" w:author="Claude" w:date="2026-10-14T12:00:00Z">
        <w:r>
          <w:t>referencia;</w:t>
        </w:r>
      </w:ins>
      <w:r>
        <w:t xml:space="preserve"> (4) arranque suave</w:t>
      </w:r>
      <w:ins w:id="979" w:author="Claude" w:date="2026-10-14T12:00:00Z">
        <w:r>
          <w:t xml:space="preserve"> durante</w:t>
        </w:r>
      </w:ins>
      <w:r>
        <w:t xml:space="preserve"> el primer segundo y medio; y (5) límite de </w:t>
      </w:r>
      <w:del w:id="980" w:author="Claude" w:date="2026-10-14T12:00:00Z">
        <w:r>
          <w:delText>cambio</w:delText>
        </w:r>
      </w:del>
      <w:ins w:id="981" w:author="Claude" w:date="2026-10-14T12:00:00Z">
        <w:r>
          <w:t>variación</w:t>
        </w:r>
      </w:ins>
      <w:r>
        <w:t xml:space="preserve"> por ciclo, </w:t>
      </w:r>
      <w:del w:id="982" w:author="Claude" w:date="2026-10-14T12:00:00Z">
        <w:r>
          <w:delText>contra un error grande o un salto puntual</w:delText>
        </w:r>
      </w:del>
      <w:ins w:id="983" w:author="Claude" w:date="2026-10-14T12:00:00Z">
        <w:r>
          <w:t>que protege frente a errores grandes o saltos puntuales</w:t>
        </w:r>
      </w:ins>
      <w:r>
        <w:t xml:space="preserve"> de detección.</w:t>
      </w:r>
    </w:p>
    <w:p w14:paraId="65C7CF61" w14:textId="77777777" w:rsidR="0055485A" w:rsidRDefault="00000000">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3D6BAA29" w14:textId="77777777" w:rsidR="0055485A" w:rsidRDefault="00000000">
      <w:pPr>
        <w:pStyle w:val="Ttulo3"/>
        <w:spacing w:before="160" w:after="60"/>
      </w:pPr>
      <w:r>
        <w:rPr>
          <w:i/>
          <w:iCs/>
          <w:color w:val="000000"/>
        </w:rPr>
        <w:t>Evasión</w:t>
      </w:r>
      <w:ins w:id="984" w:author="Claude" w:date="2026-10-14T12:00:00Z">
        <w:r>
          <w:rPr>
            <w:i/>
            <w:iCs/>
            <w:color w:val="000000"/>
          </w:rPr>
          <w:t xml:space="preserve"> reactiva</w:t>
        </w:r>
      </w:ins>
      <w:r>
        <w:rPr>
          <w:i/>
          <w:iCs/>
          <w:color w:val="000000"/>
        </w:rPr>
        <w:t xml:space="preserve"> de obstáculos</w:t>
      </w:r>
      <w:del w:id="985" w:author="Claude" w:date="2026-10-14T12:00:00Z">
        <w:r>
          <w:rPr>
            <w:i/>
            <w:iCs/>
            <w:color w:val="000000"/>
          </w:rPr>
          <w:delText xml:space="preserve"> reactiva (no un Dynamic Window Approach real)</w:delText>
        </w:r>
      </w:del>
    </w:p>
    <w:p w14:paraId="666BAC47" w14:textId="77777777" w:rsidR="0055485A" w:rsidRDefault="00000000">
      <w:pPr>
        <w:spacing w:after="120" w:line="276" w:lineRule="auto"/>
        <w:jc w:val="both"/>
      </w:pPr>
      <w:del w:id="986" w:author="Claude" w:date="2026-10-14T12:00:00Z">
        <w:r>
          <w:delText xml:space="preserve">La documentación original decía Kalman + DWA para este bloque, pero </w:delText>
        </w:r>
      </w:del>
      <w:proofErr w:type="spellStart"/>
      <w:r>
        <w:t>tracking_node</w:t>
      </w:r>
      <w:proofErr w:type="spellEnd"/>
      <w:r>
        <w:t xml:space="preserve"> no </w:t>
      </w:r>
      <w:del w:id="987" w:author="Claude" w:date="2026-10-14T12:00:00Z">
        <w:r>
          <w:delText>tiene</w:delText>
        </w:r>
      </w:del>
      <w:ins w:id="988" w:author="Claude" w:date="2026-10-14T12:00:00Z">
        <w:r>
          <w:t>implementa</w:t>
        </w:r>
      </w:ins>
      <w:r>
        <w:t xml:space="preserve"> un DWA </w:t>
      </w:r>
      <w:del w:id="989" w:author="Claude" w:date="2026-10-14T12:00:00Z">
        <w:r>
          <w:delText>de verdad, que simulará</w:delText>
        </w:r>
      </w:del>
      <w:ins w:id="990" w:author="Claude" w:date="2026-10-14T12:00:00Z">
        <w:r>
          <w:t>propiamente dicho, que simularía</w:t>
        </w:r>
      </w:ins>
      <w:r>
        <w:t xml:space="preserve"> trayectorias en el espacio de velocidades </w:t>
      </w:r>
      <w:del w:id="991" w:author="Claude" w:date="2026-10-14T12:00:00Z">
        <w:r>
          <w:delText>(2.8). Ese DWA existe</w:delText>
        </w:r>
      </w:del>
      <w:ins w:id="992" w:author="Claude" w:date="2026-10-14T12:00:00Z">
        <w:r>
          <w:t>(apartado 2.8); existe una implementación de DWA</w:t>
        </w:r>
      </w:ins>
      <w:r>
        <w:t xml:space="preserve"> en un fichero </w:t>
      </w:r>
      <w:del w:id="993" w:author="Claude" w:date="2026-10-14T12:00:00Z">
        <w:r>
          <w:delText>aparte</w:delText>
        </w:r>
      </w:del>
      <w:ins w:id="994" w:author="Claude" w:date="2026-10-14T12:00:00Z">
        <w:r>
          <w:t>aparte,</w:t>
        </w:r>
      </w:ins>
      <w:r>
        <w:t xml:space="preserve"> que no está registrado </w:t>
      </w:r>
      <w:del w:id="995" w:author="Claude" w:date="2026-10-14T12:00:00Z">
        <w:r>
          <w:delText>(4.11).</w:delText>
        </w:r>
      </w:del>
      <w:ins w:id="996" w:author="Claude" w:date="2026-10-14T12:00:00Z">
        <w:r>
          <w:t>(apartado 4.11).</w:t>
        </w:r>
      </w:ins>
      <w:r>
        <w:t xml:space="preserve"> El mecanismo activo es reactivo, </w:t>
      </w:r>
      <w:ins w:id="997" w:author="Claude" w:date="2026-10-14T12:00:00Z">
        <w:r>
          <w:t xml:space="preserve">del </w:t>
        </w:r>
      </w:ins>
      <w:r>
        <w:t>tipo campo de repulsión:</w:t>
      </w:r>
      <w:del w:id="998" w:author="Claude" w:date="2026-10-14T12:00:00Z">
        <w:r>
          <w:delText xml:space="preserve"> para</w:delText>
        </w:r>
      </w:del>
      <w:r>
        <w:t xml:space="preserve"> cada punto del sector frontal </w:t>
      </w:r>
      <w:del w:id="999" w:author="Claude" w:date="2026-10-14T12:00:00Z">
        <w:r>
          <w:delText>±50°</w:delText>
        </w:r>
      </w:del>
      <w:ins w:id="1000" w:author="Claude" w:date="2026-10-14T12:00:00Z">
        <w:r>
          <w:t>de ±50° situado</w:t>
        </w:r>
      </w:ins>
      <w:r>
        <w:t xml:space="preserve"> dentro de un umbral (0,40 m, </w:t>
      </w:r>
      <w:del w:id="1001" w:author="Claude" w:date="2026-10-14T12:00:00Z">
        <w:r>
          <w:delText>subido</w:delText>
        </w:r>
      </w:del>
      <w:ins w:id="1002" w:author="Claude" w:date="2026-10-14T12:00:00Z">
        <w:r>
          <w:t>aumentado</w:t>
        </w:r>
      </w:ins>
      <w:r>
        <w:t xml:space="preserve"> desde 0,35 m) </w:t>
      </w:r>
      <w:del w:id="1003" w:author="Claude" w:date="2026-10-14T12:00:00Z">
        <w:r>
          <w:delText>se acumula</w:delText>
        </w:r>
      </w:del>
      <w:ins w:id="1004" w:author="Claude" w:date="2026-10-14T12:00:00Z">
        <w:r>
          <w:t>aporta</w:t>
        </w:r>
      </w:ins>
      <w:r>
        <w:t xml:space="preserve"> un peso </w:t>
      </w:r>
      <w:del w:id="1005" w:author="Claude" w:date="2026-10-14T12:00:00Z">
        <w:r>
          <w:delText>que da más importancia a los obstáculos cercanos y frontales,</w:delText>
        </w:r>
      </w:del>
      <w:ins w:id="1006" w:author="Claude" w:date="2026-10-14T12:00:00Z">
        <w:r>
          <w:t>mayor cuanto más cerca y más de frente está,</w:t>
        </w:r>
      </w:ins>
      <w:r>
        <w:t xml:space="preserve"> y el ajuste angular final es la media </w:t>
      </w:r>
      <w:del w:id="1007" w:author="Claude" w:date="2026-10-14T12:00:00Z">
        <w:r>
          <w:delText>ponderada.</w:delText>
        </w:r>
      </w:del>
      <w:ins w:id="1008" w:author="Claude" w:date="2026-10-14T12:00:00Z">
        <w:r>
          <w:t>ponderada de esas contribuciones.</w:t>
        </w:r>
      </w:ins>
    </w:p>
    <w:p w14:paraId="4BBD0146" w14:textId="77777777" w:rsidR="0055485A" w:rsidRDefault="00000000">
      <w:pPr>
        <w:spacing w:after="120" w:line="276" w:lineRule="auto"/>
        <w:jc w:val="both"/>
      </w:pPr>
      <w:del w:id="1009" w:author="Claude" w:date="2026-10-14T12:00:00Z">
        <w:r>
          <w:lastRenderedPageBreak/>
          <w:delText>Factor de reducción de velocidad lineal, corregido el 22 de julio. Antes,</w:delText>
        </w:r>
      </w:del>
      <w:ins w:id="1010" w:author="Claude" w:date="2026-10-14T12:00:00Z">
        <w:r>
          <w:rPr>
            <w:b/>
            <w:bCs/>
          </w:rPr>
          <w:t>Factor de reducción de la velocidad lineal (corregido el 22 de julio).</w:t>
        </w:r>
        <w:r>
          <w:t xml:space="preserve"> En la versión anterior,</w:t>
        </w:r>
      </w:ins>
      <w:r>
        <w:t xml:space="preserve"> la fórmula nunca </w:t>
      </w:r>
      <w:del w:id="1011" w:author="Claude" w:date="2026-10-14T12:00:00Z">
        <w:r>
          <w:delText>bajaba</w:delText>
        </w:r>
      </w:del>
      <w:ins w:id="1012" w:author="Claude" w:date="2026-10-14T12:00:00Z">
        <w:r>
          <w:t>reducía</w:t>
        </w:r>
      </w:ins>
      <w:r>
        <w:t xml:space="preserve"> la velocidad a cero: tenía un límite inferior que en la práctica </w:t>
      </w:r>
      <w:del w:id="1013" w:author="Claude" w:date="2026-10-14T12:00:00Z">
        <w:r>
          <w:delText>nunca se activaba, puro</w:delText>
        </w:r>
      </w:del>
      <w:ins w:id="1014" w:author="Claude" w:date="2026-10-14T12:00:00Z">
        <w:r>
          <w:t>no se aplicaba nunca, de modo que era</w:t>
        </w:r>
      </w:ins>
      <w:r>
        <w:t xml:space="preserve"> código </w:t>
      </w:r>
      <w:del w:id="1015" w:author="Claude" w:date="2026-10-14T12:00:00Z">
        <w:r>
          <w:delText>muerto</w:delText>
        </w:r>
      </w:del>
      <w:ins w:id="1016" w:author="Claude" w:date="2026-10-14T12:00:00Z">
        <w:r>
          <w:t>sin efecto</w:t>
        </w:r>
      </w:ins>
      <w:r>
        <w:t xml:space="preserve"> (Apéndice </w:t>
      </w:r>
      <w:del w:id="1017" w:author="Claude" w:date="2026-10-14T12:00:00Z">
        <w:r>
          <w:delText>B,</w:delText>
        </w:r>
      </w:del>
      <w:ins w:id="1018" w:author="Claude" w:date="2026-10-14T12:00:00Z">
        <w:r>
          <w:t>B y apartado</w:t>
        </w:r>
      </w:ins>
      <w:r>
        <w:t xml:space="preserve"> 5.6). Por </w:t>
      </w:r>
      <w:del w:id="1019" w:author="Claude" w:date="2026-10-14T12:00:00Z">
        <w:r>
          <w:delText>eso</w:delText>
        </w:r>
      </w:del>
      <w:ins w:id="1020" w:author="Claude" w:date="2026-10-14T12:00:00Z">
        <w:r>
          <w:t>ello,</w:t>
        </w:r>
      </w:ins>
      <w:r>
        <w:t xml:space="preserve"> el robot no llegaba a </w:t>
      </w:r>
      <w:del w:id="1021" w:author="Claude" w:date="2026-10-14T12:00:00Z">
        <w:r>
          <w:delText>frenar del todo</w:delText>
        </w:r>
      </w:del>
      <w:ins w:id="1022" w:author="Claude" w:date="2026-10-14T12:00:00Z">
        <w:r>
          <w:t>detenerse</w:t>
        </w:r>
      </w:ins>
      <w:r>
        <w:t xml:space="preserve"> ante un obstáculo que </w:t>
      </w:r>
      <w:del w:id="1023" w:author="Claude" w:date="2026-10-14T12:00:00Z">
        <w:r>
          <w:delText>se mantenía</w:delText>
        </w:r>
      </w:del>
      <w:ins w:id="1024" w:author="Claude" w:date="2026-10-14T12:00:00Z">
        <w:r>
          <w:t>permanecía</w:t>
        </w:r>
      </w:ins>
      <w:r>
        <w:t xml:space="preserve"> delante, </w:t>
      </w:r>
      <w:del w:id="1025" w:author="Claude" w:date="2026-10-14T12:00:00Z">
        <w:r>
          <w:delText>y eso causó</w:delText>
        </w:r>
      </w:del>
      <w:ins w:id="1026" w:author="Claude" w:date="2026-10-14T12:00:00Z">
        <w:r>
          <w:t>lo que provocó</w:t>
        </w:r>
      </w:ins>
      <w:r>
        <w:t xml:space="preserve"> dos contactos leves. La fórmula actual calcula el factor a partir de la distancia real al obstáculo más cercano </w:t>
      </w:r>
      <w:del w:id="1027" w:author="Claude" w:date="2026-10-14T12:00:00Z">
        <w:r>
          <w:delText>en el</w:delText>
        </w:r>
      </w:del>
      <w:ins w:id="1028" w:author="Claude" w:date="2026-10-14T12:00:00Z">
        <w:r>
          <w:t>del</w:t>
        </w:r>
      </w:ins>
      <w:r>
        <w:t xml:space="preserve"> sector frontal: vale 1 (sin </w:t>
      </w:r>
      <w:del w:id="1029" w:author="Claude" w:date="2026-10-14T12:00:00Z">
        <w:r>
          <w:delText>frenar)</w:delText>
        </w:r>
      </w:del>
      <w:ins w:id="1030" w:author="Claude" w:date="2026-10-14T12:00:00Z">
        <w:r>
          <w:t>frenado)</w:t>
        </w:r>
      </w:ins>
      <w:r>
        <w:t xml:space="preserve"> en el umbral de 0,40 </w:t>
      </w:r>
      <w:del w:id="1031" w:author="Claude" w:date="2026-10-14T12:00:00Z">
        <w:r>
          <w:delText>m,</w:delText>
        </w:r>
      </w:del>
      <w:ins w:id="1032" w:author="Claude" w:date="2026-10-14T12:00:00Z">
        <w:r>
          <w:t>m</w:t>
        </w:r>
      </w:ins>
      <w:r>
        <w:t xml:space="preserve"> y baja hasta 0 (parada total) a 0,25 m, con un margen de </w:t>
      </w:r>
      <w:del w:id="1033" w:author="Claude" w:date="2026-10-14T12:00:00Z">
        <w:r>
          <w:delText>unos 10</w:delText>
        </w:r>
      </w:del>
      <w:ins w:id="1034" w:author="Claude" w:date="2026-10-14T12:00:00Z">
        <w:r>
          <w:t>15</w:t>
        </w:r>
      </w:ins>
      <w:r>
        <w:t xml:space="preserve"> cm entre ambos.</w:t>
      </w:r>
    </w:p>
    <w:p w14:paraId="2CE6C055" w14:textId="77777777" w:rsidR="0055485A" w:rsidRDefault="00000000">
      <w:pPr>
        <w:spacing w:after="120" w:line="276" w:lineRule="auto"/>
        <w:jc w:val="both"/>
      </w:pPr>
      <w:del w:id="1035" w:author="Claude" w:date="2026-10-14T12:00:00Z">
        <w:r>
          <w:delText>Maniobra de rodeo, añadida el 22 de julio.</w:delText>
        </w:r>
      </w:del>
      <w:ins w:id="1036" w:author="Claude" w:date="2026-10-14T12:00:00Z">
        <w:r>
          <w:rPr>
            <w:b/>
            <w:bCs/>
          </w:rPr>
          <w:t>Maniobra de rodeo (añadida el 22 de julio).</w:t>
        </w:r>
      </w:ins>
      <w:r>
        <w:t xml:space="preserve"> Si el factor de reducción se mantiene por debajo de 0,5 durante 1,5 s seguidos, el robot </w:t>
      </w:r>
      <w:del w:id="1037" w:author="Claude" w:date="2026-10-14T12:00:00Z">
        <w:r>
          <w:delText>entiende</w:delText>
        </w:r>
      </w:del>
      <w:ins w:id="1038" w:author="Claude" w:date="2026-10-14T12:00:00Z">
        <w:r>
          <w:t>interpreta</w:t>
        </w:r>
      </w:ins>
      <w:r>
        <w:t xml:space="preserve"> que está </w:t>
      </w:r>
      <w:del w:id="1039" w:author="Claude" w:date="2026-10-14T12:00:00Z">
        <w:r>
          <w:delText>atascado</w:delText>
        </w:r>
      </w:del>
      <w:ins w:id="1040" w:author="Claude" w:date="2026-10-14T12:00:00Z">
        <w:r>
          <w:t>bloqueado</w:t>
        </w:r>
      </w:ins>
      <w:r>
        <w:t xml:space="preserve"> frente al obstáculo: gira de forma cerrada durante 1,5 s hacia el lado que ya </w:t>
      </w:r>
      <w:del w:id="1041" w:author="Claude" w:date="2026-10-14T12:00:00Z">
        <w:r>
          <w:delText>marcaba</w:delText>
        </w:r>
      </w:del>
      <w:ins w:id="1042" w:author="Claude" w:date="2026-10-14T12:00:00Z">
        <w:r>
          <w:t>indicaba</w:t>
        </w:r>
      </w:ins>
      <w:r>
        <w:t xml:space="preserve"> la evasión </w:t>
      </w:r>
      <w:del w:id="1043" w:author="Claude" w:date="2026-10-14T12:00:00Z">
        <w:r>
          <w:delText>reactiva, y luego</w:delText>
        </w:r>
      </w:del>
      <w:ins w:id="1044" w:author="Claude" w:date="2026-10-14T12:00:00Z">
        <w:r>
          <w:t>reactiva y después</w:t>
        </w:r>
      </w:ins>
      <w:r>
        <w:t xml:space="preserve"> avanza </w:t>
      </w:r>
      <w:del w:id="1045" w:author="Claude" w:date="2026-10-14T12:00:00Z">
        <w:r>
          <w:delText>recto</w:delText>
        </w:r>
      </w:del>
      <w:ins w:id="1046" w:author="Claude" w:date="2026-10-14T12:00:00Z">
        <w:r>
          <w:t>en línea recta</w:t>
        </w:r>
      </w:ins>
      <w:r>
        <w:t xml:space="preserve"> un tramo corto a baja velocidad. Si el factor vuelve a caer durante la maniobra, esta se cancela y el giro se reinicia. </w:t>
      </w:r>
      <w:del w:id="1047" w:author="Claude" w:date="2026-10-14T12:00:00Z">
        <w:r>
          <w:delText>Sirve para</w:delText>
        </w:r>
      </w:del>
      <w:ins w:id="1048" w:author="Claude" w:date="2026-10-14T12:00:00Z">
        <w:r>
          <w:t>Su objetivo es</w:t>
        </w:r>
      </w:ins>
      <w:r>
        <w:t xml:space="preserve"> salir del </w:t>
      </w:r>
      <w:del w:id="1049" w:author="Claude" w:date="2026-10-14T12:00:00Z">
        <w:r>
          <w:delText>punto muerto en vez</w:delText>
        </w:r>
      </w:del>
      <w:ins w:id="1050" w:author="Claude" w:date="2026-10-14T12:00:00Z">
        <w:r>
          <w:t>bloqueo en lugar</w:t>
        </w:r>
      </w:ins>
      <w:r>
        <w:t xml:space="preserve"> de quedarse </w:t>
      </w:r>
      <w:del w:id="1051" w:author="Claude" w:date="2026-10-14T12:00:00Z">
        <w:r>
          <w:delText>parado</w:delText>
        </w:r>
      </w:del>
      <w:ins w:id="1052" w:author="Claude" w:date="2026-10-14T12:00:00Z">
        <w:r>
          <w:t>detenido</w:t>
        </w:r>
      </w:ins>
      <w:r>
        <w:t xml:space="preserve"> indefinidamente. Es una primera versión, todavía sin validar de forma sistemática </w:t>
      </w:r>
      <w:del w:id="1053" w:author="Claude" w:date="2026-10-14T12:00:00Z">
        <w:r>
          <w:delText>(Capítulo 5).</w:delText>
        </w:r>
      </w:del>
      <w:ins w:id="1054" w:author="Claude" w:date="2026-10-14T12:00:00Z">
        <w:r>
          <w:t>(apartado 5.6).</w:t>
        </w:r>
      </w:ins>
    </w:p>
    <w:p w14:paraId="2B6D57EB" w14:textId="77777777" w:rsidR="0055485A" w:rsidRDefault="00000000">
      <w:pPr>
        <w:spacing w:after="120" w:line="276" w:lineRule="auto"/>
        <w:jc w:val="both"/>
      </w:pPr>
      <w:del w:id="1055" w:author="Claude" w:date="2026-10-14T12:00:00Z">
        <w:r>
          <w:delText>Es</w:delText>
        </w:r>
      </w:del>
      <w:ins w:id="1056" w:author="Claude" w:date="2026-10-14T12:00:00Z">
        <w:r>
          <w:t>Este mecanismo es deliberadamente</w:t>
        </w:r>
      </w:ins>
      <w:r>
        <w:t xml:space="preserve"> más barato</w:t>
      </w:r>
      <w:del w:id="1057" w:author="Claude" w:date="2026-10-14T12:00:00Z">
        <w:r>
          <w:delText xml:space="preserve"> a propósito</w:delText>
        </w:r>
      </w:del>
      <w:r>
        <w:t xml:space="preserve"> que un DWA completo: no </w:t>
      </w:r>
      <w:del w:id="1058" w:author="Claude" w:date="2026-10-14T12:00:00Z">
        <w:r>
          <w:delText>razona sobre</w:delText>
        </w:r>
      </w:del>
      <w:ins w:id="1059" w:author="Claude" w:date="2026-10-14T12:00:00Z">
        <w:r>
          <w:t>tiene en cuenta las</w:t>
        </w:r>
      </w:ins>
      <w:r>
        <w:t xml:space="preserve"> restricciones cinemáticas ni</w:t>
      </w:r>
      <w:del w:id="1060" w:author="Claude" w:date="2026-10-14T12:00:00Z">
        <w:r>
          <w:delText xml:space="preserve"> sobre</w:delText>
        </w:r>
      </w:del>
      <w:r>
        <w:t xml:space="preserve"> varios pasos futuros. Basta para una evasión reactiva a baja velocidad, pero es una simplificación clara frente al </w:t>
      </w:r>
      <w:del w:id="1061" w:author="Claude" w:date="2026-10-14T12:00:00Z">
        <w:r>
          <w:delText>DWA</w:delText>
        </w:r>
      </w:del>
      <w:ins w:id="1062" w:author="Claude" w:date="2026-10-14T12:00:00Z">
        <w:r>
          <w:t>controlador DWB</w:t>
        </w:r>
      </w:ins>
      <w:r>
        <w:t xml:space="preserve"> de Nav2 </w:t>
      </w:r>
      <w:del w:id="1063" w:author="Claude" w:date="2026-10-14T12:00:00Z">
        <w:r>
          <w:delText>(2.8-2.9). La etiqueta de la arquitectura ya está corregida.</w:delText>
        </w:r>
      </w:del>
      <w:ins w:id="1064" w:author="Claude" w:date="2026-10-14T12:00:00Z">
        <w:r>
          <w:t>(apartados 2.8 y 2.9).</w:t>
        </w:r>
      </w:ins>
    </w:p>
    <w:p w14:paraId="1CD2A073" w14:textId="77777777" w:rsidR="0055485A" w:rsidRDefault="00000000">
      <w:pPr>
        <w:pStyle w:val="Ttulo2"/>
        <w:spacing w:before="240" w:after="80"/>
      </w:pPr>
      <w:r>
        <w:t xml:space="preserve">4.6 </w:t>
      </w:r>
      <w:proofErr w:type="spellStart"/>
      <w:r>
        <w:t>control_node</w:t>
      </w:r>
      <w:proofErr w:type="spellEnd"/>
      <w:r>
        <w:t xml:space="preserve"> — máquina de estados finitos y teleoperación</w:t>
      </w:r>
    </w:p>
    <w:p w14:paraId="57621998" w14:textId="77777777" w:rsidR="0055485A" w:rsidRDefault="00000000">
      <w:pPr>
        <w:spacing w:after="120" w:line="276" w:lineRule="auto"/>
        <w:jc w:val="both"/>
      </w:pPr>
      <w:r>
        <w:t xml:space="preserve">La máquina de estados </w:t>
      </w:r>
      <w:del w:id="1065" w:author="Claude" w:date="2026-10-14T12:00:00Z">
        <w:r>
          <w:delText>(INIT → IDLE ↔ TRACKING, con MANUAL y SHUTDOWN alcanzables desde cualquier estado activo) es</w:delText>
        </w:r>
      </w:del>
      <w:ins w:id="1066" w:author="Claude" w:date="2026-10-14T12:00:00Z">
        <w:r>
          <w:t>(Figura 3.3) se implementa en</w:t>
        </w:r>
      </w:ins>
      <w:r>
        <w:t xml:space="preserve"> una única clase </w:t>
      </w:r>
      <w:del w:id="1067" w:author="Claude" w:date="2026-10-14T12:00:00Z">
        <w:r>
          <w:delText>con</w:delText>
        </w:r>
      </w:del>
      <w:ins w:id="1068" w:author="Claude" w:date="2026-10-14T12:00:00Z">
        <w:r>
          <w:t>que guarda</w:t>
        </w:r>
      </w:ins>
      <w:r>
        <w:t xml:space="preserve"> el estado actual como</w:t>
      </w:r>
      <w:ins w:id="1069" w:author="Claude" w:date="2026-10-14T12:00:00Z">
        <w:r>
          <w:t xml:space="preserve"> una</w:t>
        </w:r>
      </w:ins>
      <w:r>
        <w:t xml:space="preserve"> cadena de texto. Dos mecanismos evitan </w:t>
      </w:r>
      <w:del w:id="1070" w:author="Claude" w:date="2026-10-14T12:00:00Z">
        <w:r>
          <w:delText>comportamiento errático:</w:delText>
        </w:r>
      </w:del>
      <w:ins w:id="1071" w:author="Claude" w:date="2026-10-14T12:00:00Z">
        <w:r>
          <w:t>comportamientos erráticos: una</w:t>
        </w:r>
      </w:ins>
      <w:r>
        <w:t xml:space="preserve"> histéresis en la pérdida de detección, que espera </w:t>
      </w:r>
      <w:ins w:id="1072" w:author="Claude" w:date="2026-10-14T12:00:00Z">
        <w:r>
          <w:t xml:space="preserve">1,5 s </w:t>
        </w:r>
      </w:ins>
      <w:r>
        <w:t xml:space="preserve">antes de volver a </w:t>
      </w:r>
      <w:del w:id="1073" w:author="Claude" w:date="2026-10-14T12:00:00Z">
        <w:r>
          <w:delText>espera; y</w:delText>
        </w:r>
      </w:del>
      <w:ins w:id="1074" w:author="Claude" w:date="2026-10-14T12:00:00Z">
        <w:r>
          <w:t>IDLE, y una</w:t>
        </w:r>
      </w:ins>
      <w:r>
        <w:t xml:space="preserve"> autorización por gesto independiente de la detección (con </w:t>
      </w:r>
      <w:ins w:id="1075" w:author="Claude" w:date="2026-10-14T12:00:00Z">
        <w:r>
          <w:t xml:space="preserve">la </w:t>
        </w:r>
      </w:ins>
      <w:r>
        <w:t>cámara deshabilitada,</w:t>
      </w:r>
      <w:ins w:id="1076" w:author="Claude" w:date="2026-10-14T12:00:00Z">
        <w:r>
          <w:t xml:space="preserve"> la autorización</w:t>
        </w:r>
      </w:ins>
      <w:r>
        <w:t xml:space="preserve"> se concede automáticamente).</w:t>
      </w:r>
      <w:ins w:id="1077" w:author="Claude" w:date="2026-10-14T12:00:00Z">
        <w:r>
          <w:t xml:space="preserve"> El estado HOMING envía el objetivo a Nav2 con un cliente de acción propio, en lugar de la utilidad </w:t>
        </w:r>
        <w:proofErr w:type="spellStart"/>
        <w:r>
          <w:t>BasicNavigator</w:t>
        </w:r>
        <w:proofErr w:type="spellEnd"/>
        <w:r>
          <w:t xml:space="preserve"> de Nav2, porque esta publica una pose inicial por defecto que reiniciaba la localización de AMCL. El robot vuelve a IDLE cuando llega a casa, cuando Nav2 informa de un fallo o cuando la persona cancela con la mano izquierda.</w:t>
        </w:r>
      </w:ins>
    </w:p>
    <w:p w14:paraId="697CB070" w14:textId="77777777" w:rsidR="0055485A" w:rsidRDefault="00000000">
      <w:pPr>
        <w:spacing w:after="120" w:line="276" w:lineRule="auto"/>
        <w:jc w:val="both"/>
      </w:pPr>
      <w:r>
        <w:t xml:space="preserve">La teleoperación por teclado se ejecuta en un hilo aparte que lee la entrada </w:t>
      </w:r>
      <w:del w:id="1078" w:author="Claude" w:date="2026-10-14T12:00:00Z">
        <w:r>
          <w:delText>sin buffering, para capturar teclas</w:delText>
        </w:r>
      </w:del>
      <w:ins w:id="1079" w:author="Claude" w:date="2026-10-14T12:00:00Z">
        <w:r>
          <w:t>carácter a carácter,</w:t>
        </w:r>
      </w:ins>
      <w:r>
        <w:t xml:space="preserve"> sin bloquear el </w:t>
      </w:r>
      <w:del w:id="1080" w:author="Claude" w:date="2026-10-14T12:00:00Z">
        <w:r>
          <w:delText>executor,</w:delText>
        </w:r>
      </w:del>
      <w:ins w:id="1081" w:author="Claude" w:date="2026-10-14T12:00:00Z">
        <w:r>
          <w:t>ejecutor,</w:t>
        </w:r>
      </w:ins>
      <w:r>
        <w:t xml:space="preserve"> y se desactiva si la entrada estándar no es una terminal interactiva. </w:t>
      </w:r>
      <w:del w:id="1082" w:author="Claude" w:date="2026-10-14T12:00:00Z">
        <w:r>
          <w:delText>Esto hace falta porque una señal de interrupción residual</w:delText>
        </w:r>
      </w:del>
      <w:ins w:id="1083" w:author="Claude" w:date="2026-10-14T12:00:00Z">
        <w:r>
          <w:t xml:space="preserve">Esta comprobación es necesaria porque, al lanzar el sistema, una pulsación de </w:t>
        </w:r>
        <w:proofErr w:type="spellStart"/>
        <w:r>
          <w:t>Ctrl+C</w:t>
        </w:r>
        <w:proofErr w:type="spellEnd"/>
        <w:r>
          <w:t xml:space="preserve"> anterior</w:t>
        </w:r>
      </w:ins>
      <w:r>
        <w:t xml:space="preserve"> puede quedar en el búfer </w:t>
      </w:r>
      <w:del w:id="1084" w:author="Claude" w:date="2026-10-14T12:00:00Z">
        <w:r>
          <w:delText>y leerse como señal inesperada al lanzar el sistema.</w:delText>
        </w:r>
      </w:del>
      <w:ins w:id="1085" w:author="Claude" w:date="2026-10-14T12:00:00Z">
        <w:r>
          <w:t>e interpretarse como una orden inesperada.</w:t>
        </w:r>
      </w:ins>
    </w:p>
    <w:p w14:paraId="6F8998D1" w14:textId="77777777" w:rsidR="0055485A" w:rsidRDefault="00000000">
      <w:pPr>
        <w:pStyle w:val="Ttulo2"/>
        <w:spacing w:before="240" w:after="80"/>
      </w:pPr>
      <w:r>
        <w:t xml:space="preserve">4.7 </w:t>
      </w:r>
      <w:proofErr w:type="spellStart"/>
      <w:r>
        <w:t>collision_handling_node</w:t>
      </w:r>
      <w:proofErr w:type="spellEnd"/>
    </w:p>
    <w:p w14:paraId="0CB88BDB" w14:textId="77777777" w:rsidR="0055485A" w:rsidRDefault="00000000">
      <w:pPr>
        <w:spacing w:after="120" w:line="276" w:lineRule="auto"/>
        <w:jc w:val="both"/>
      </w:pPr>
      <w:r>
        <w:t xml:space="preserve">Es el nodo más </w:t>
      </w:r>
      <w:del w:id="1086" w:author="Claude" w:date="2026-10-14T12:00:00Z">
        <w:r>
          <w:delText>simple:</w:delText>
        </w:r>
      </w:del>
      <w:ins w:id="1087" w:author="Claude" w:date="2026-10-14T12:00:00Z">
        <w:r>
          <w:t>sencillo:</w:t>
        </w:r>
      </w:ins>
      <w:r>
        <w:t xml:space="preserve"> aplica un único umbral de distancia sobre el mínimo del barrido </w:t>
      </w:r>
      <w:del w:id="1088" w:author="Claude" w:date="2026-10-14T12:00:00Z">
        <w:r>
          <w:delText>del LiDAR, publicando</w:delText>
        </w:r>
      </w:del>
      <w:ins w:id="1089" w:author="Claude" w:date="2026-10-14T12:00:00Z">
        <w:r>
          <w:t>y publica</w:t>
        </w:r>
      </w:ins>
      <w:r>
        <w:t xml:space="preserve"> la señal de colisión </w:t>
      </w:r>
      <w:del w:id="1090" w:author="Claude" w:date="2026-10-14T12:00:00Z">
        <w:r>
          <w:delText>sólo en los cambios de</w:delText>
        </w:r>
      </w:del>
      <w:ins w:id="1091" w:author="Claude" w:date="2026-10-14T12:00:00Z">
        <w:r>
          <w:t>solo cuando cambia su</w:t>
        </w:r>
      </w:ins>
      <w:r>
        <w:t xml:space="preserve"> estado. No </w:t>
      </w:r>
      <w:del w:id="1092" w:author="Claude" w:date="2026-10-14T12:00:00Z">
        <w:r>
          <w:delText>está en el</w:delText>
        </w:r>
      </w:del>
      <w:ins w:id="1093" w:author="Claude" w:date="2026-10-14T12:00:00Z">
        <w:r>
          <w:t>forma parte del</w:t>
        </w:r>
      </w:ins>
      <w:r>
        <w:t xml:space="preserve"> lanzamiento principal y </w:t>
      </w:r>
      <w:proofErr w:type="spellStart"/>
      <w:r>
        <w:t>control_node</w:t>
      </w:r>
      <w:proofErr w:type="spellEnd"/>
      <w:r>
        <w:t xml:space="preserve"> </w:t>
      </w:r>
      <w:ins w:id="1094" w:author="Claude" w:date="2026-10-14T12:00:00Z">
        <w:r>
          <w:t xml:space="preserve">todavía </w:t>
        </w:r>
      </w:ins>
      <w:r>
        <w:t>no se suscribe</w:t>
      </w:r>
      <w:del w:id="1095" w:author="Claude" w:date="2026-10-14T12:00:00Z">
        <w:r>
          <w:delText xml:space="preserve"> todavía</w:delText>
        </w:r>
      </w:del>
      <w:r>
        <w:t xml:space="preserve"> a su señal </w:t>
      </w:r>
      <w:del w:id="1096" w:author="Claude" w:date="2026-10-14T12:00:00Z">
        <w:r>
          <w:delText>(§4.2). Es</w:delText>
        </w:r>
      </w:del>
      <w:ins w:id="1097" w:author="Claude" w:date="2026-10-14T12:00:00Z">
        <w:r>
          <w:t>(apartado 4.2). Queda como</w:t>
        </w:r>
      </w:ins>
      <w:r>
        <w:t xml:space="preserve"> infraestructura </w:t>
      </w:r>
      <w:del w:id="1098" w:author="Claude" w:date="2026-10-14T12:00:00Z">
        <w:r>
          <w:delText>preparada para Nav2, que sí puede reaccionar con sus</w:delText>
        </w:r>
      </w:del>
      <w:ins w:id="1099" w:author="Claude" w:date="2026-10-14T12:00:00Z">
        <w:r>
          <w:t xml:space="preserve">para una futura integración, por </w:t>
        </w:r>
        <w:proofErr w:type="gramStart"/>
        <w:r>
          <w:t>ejemplo</w:t>
        </w:r>
        <w:proofErr w:type="gramEnd"/>
        <w:r>
          <w:t xml:space="preserve"> con los</w:t>
        </w:r>
      </w:ins>
      <w:r>
        <w:t xml:space="preserve"> comportamientos de </w:t>
      </w:r>
      <w:del w:id="1100" w:author="Claude" w:date="2026-10-14T12:00:00Z">
        <w:r>
          <w:delText>recuperación.</w:delText>
        </w:r>
      </w:del>
      <w:ins w:id="1101" w:author="Claude" w:date="2026-10-14T12:00:00Z">
        <w:r>
          <w:t>recuperación de Nav2.</w:t>
        </w:r>
      </w:ins>
    </w:p>
    <w:p w14:paraId="1EDA02D6" w14:textId="77777777" w:rsidR="0055485A" w:rsidRDefault="00000000">
      <w:pPr>
        <w:pStyle w:val="Ttulo2"/>
        <w:spacing w:before="240" w:after="80"/>
      </w:pPr>
      <w:r>
        <w:lastRenderedPageBreak/>
        <w:t xml:space="preserve">4.8 </w:t>
      </w:r>
      <w:proofErr w:type="spellStart"/>
      <w:r>
        <w:t>user_</w:t>
      </w:r>
      <w:proofErr w:type="gramStart"/>
      <w:r>
        <w:t>interface</w:t>
      </w:r>
      <w:proofErr w:type="gramEnd"/>
      <w:r>
        <w:t>_node</w:t>
      </w:r>
      <w:proofErr w:type="spellEnd"/>
    </w:p>
    <w:p w14:paraId="2CABA103" w14:textId="77777777" w:rsidR="0055485A" w:rsidRDefault="00000000">
      <w:pPr>
        <w:spacing w:after="120" w:line="276" w:lineRule="auto"/>
        <w:jc w:val="both"/>
      </w:pPr>
      <w:r>
        <w:t xml:space="preserve">No implementa percepción ni control: </w:t>
      </w:r>
      <w:del w:id="1102" w:author="Claude" w:date="2026-10-14T12:00:00Z">
        <w:r>
          <w:delText>es un agregador de estado. Se suscribe a los topics de</w:delText>
        </w:r>
      </w:del>
      <w:ins w:id="1103" w:author="Claude" w:date="2026-10-14T12:00:00Z">
        <w:r>
          <w:t>agrega el</w:t>
        </w:r>
      </w:ins>
      <w:r>
        <w:t xml:space="preserve"> estado del resto de </w:t>
      </w:r>
      <w:del w:id="1104" w:author="Claude" w:date="2026-10-14T12:00:00Z">
        <w:r>
          <w:delText>nodos y república</w:delText>
        </w:r>
      </w:del>
      <w:ins w:id="1105" w:author="Claude" w:date="2026-10-14T12:00:00Z">
        <w:r>
          <w:t xml:space="preserve">nodos. Se suscribe a sus </w:t>
        </w:r>
        <w:proofErr w:type="spellStart"/>
        <w:r>
          <w:t>topics</w:t>
        </w:r>
        <w:proofErr w:type="spellEnd"/>
        <w:r>
          <w:t xml:space="preserve"> de estado y publica</w:t>
        </w:r>
      </w:ins>
      <w:r>
        <w:t xml:space="preserve"> marcadores de visualización para RViz 2 (posición estimada, clústeres del </w:t>
      </w:r>
      <w:del w:id="1106" w:author="Claude" w:date="2026-10-14T12:00:00Z">
        <w:r>
          <w:delText>LiDAR, marcador del</w:delText>
        </w:r>
      </w:del>
      <w:proofErr w:type="spellStart"/>
      <w:ins w:id="1107" w:author="Claude" w:date="2026-10-14T12:00:00Z">
        <w:r>
          <w:t>LiDAR</w:t>
        </w:r>
        <w:proofErr w:type="spellEnd"/>
        <w:r>
          <w:t xml:space="preserve"> y</w:t>
        </w:r>
      </w:ins>
      <w:r>
        <w:t xml:space="preserve"> robot), un panel de texto y un diagnóstico periódico </w:t>
      </w:r>
      <w:del w:id="1108" w:author="Claude" w:date="2026-10-14T12:00:00Z">
        <w:r>
          <w:delText>en los cambios de</w:delText>
        </w:r>
      </w:del>
      <w:ins w:id="1109" w:author="Claude" w:date="2026-10-14T12:00:00Z">
        <w:r>
          <w:t>cuando cambia el</w:t>
        </w:r>
      </w:ins>
      <w:r>
        <w:t xml:space="preserve"> modo. También lanza y cierra RViz 2 de forma coordinada.</w:t>
      </w:r>
    </w:p>
    <w:p w14:paraId="4F4CBEB0" w14:textId="77777777" w:rsidR="0055485A" w:rsidRDefault="00000000">
      <w:pPr>
        <w:pStyle w:val="Ttulo2"/>
        <w:spacing w:before="240" w:after="80"/>
      </w:pPr>
      <w:r>
        <w:t xml:space="preserve">4.9 </w:t>
      </w:r>
      <w:proofErr w:type="spellStart"/>
      <w:r>
        <w:t>slam_node</w:t>
      </w:r>
      <w:proofErr w:type="spellEnd"/>
      <w:r>
        <w:t xml:space="preserve"> (experimental, desactivado por defecto)</w:t>
      </w:r>
    </w:p>
    <w:p w14:paraId="4E3C5488" w14:textId="77777777" w:rsidR="0055485A" w:rsidRDefault="00000000">
      <w:pPr>
        <w:spacing w:after="120" w:line="276" w:lineRule="auto"/>
        <w:jc w:val="both"/>
      </w:pPr>
      <w:r>
        <w:t xml:space="preserve">Implementación </w:t>
      </w:r>
      <w:del w:id="1110" w:author="Claude" w:date="2026-10-14T12:00:00Z">
        <w:r>
          <w:delText>mínima y propia</w:delText>
        </w:r>
      </w:del>
      <w:ins w:id="1111" w:author="Claude" w:date="2026-10-14T12:00:00Z">
        <w:r>
          <w:t>propia y mínima</w:t>
        </w:r>
      </w:ins>
      <w:r>
        <w:t xml:space="preserve"> de SLAM 2D:</w:t>
      </w:r>
      <w:ins w:id="1112" w:author="Claude" w:date="2026-10-14T12:00:00Z">
        <w:r>
          <w:t xml:space="preserve"> una</w:t>
        </w:r>
      </w:ins>
      <w:r>
        <w:t xml:space="preserve"> rejilla de ocupación en </w:t>
      </w:r>
      <w:del w:id="1113" w:author="Claude" w:date="2026-10-14T12:00:00Z">
        <w:r>
          <w:delText>memoria, TF</w:delText>
        </w:r>
      </w:del>
      <w:ins w:id="1114" w:author="Claude" w:date="2026-10-14T12:00:00Z">
        <w:r>
          <w:t>memoria y una transformación</w:t>
        </w:r>
      </w:ins>
      <w:r>
        <w:t xml:space="preserve"> estática entre mapa y </w:t>
      </w:r>
      <w:proofErr w:type="spellStart"/>
      <w:r>
        <w:t>odometría</w:t>
      </w:r>
      <w:proofErr w:type="spellEnd"/>
      <w:r>
        <w:t xml:space="preserve">, actualizada </w:t>
      </w:r>
      <w:del w:id="1115" w:author="Claude" w:date="2026-10-14T12:00:00Z">
        <w:r>
          <w:delText>desde el</w:delText>
        </w:r>
      </w:del>
      <w:ins w:id="1116" w:author="Claude" w:date="2026-10-14T12:00:00Z">
        <w:r>
          <w:t>a partir del</w:t>
        </w:r>
      </w:ins>
      <w:r>
        <w:t xml:space="preserve"> </w:t>
      </w:r>
      <w:proofErr w:type="spellStart"/>
      <w:r>
        <w:t>LiDAR</w:t>
      </w:r>
      <w:proofErr w:type="spellEnd"/>
      <w:r>
        <w:t xml:space="preserve"> y</w:t>
      </w:r>
      <w:ins w:id="1117" w:author="Claude" w:date="2026-10-14T12:00:00Z">
        <w:r>
          <w:t xml:space="preserve"> de</w:t>
        </w:r>
      </w:ins>
      <w:r>
        <w:t xml:space="preserve"> la posición de la persona, sin correspondencia </w:t>
      </w:r>
      <w:del w:id="1118" w:author="Claude" w:date="2026-10-14T12:00:00Z">
        <w:r>
          <w:delText>de</w:delText>
        </w:r>
      </w:del>
      <w:ins w:id="1119" w:author="Claude" w:date="2026-10-14T12:00:00Z">
        <w:r>
          <w:t>entre</w:t>
        </w:r>
      </w:ins>
      <w:r>
        <w:t xml:space="preserve"> barridos ni cierre de </w:t>
      </w:r>
      <w:del w:id="1120" w:author="Claude" w:date="2026-10-14T12:00:00Z">
        <w:r>
          <w:delText>bucles:</w:delText>
        </w:r>
      </w:del>
      <w:ins w:id="1121" w:author="Claude" w:date="2026-10-14T12:00:00Z">
        <w:r>
          <w:t>bucles. Es, en realidad,</w:t>
        </w:r>
      </w:ins>
      <w:r>
        <w:t xml:space="preserve"> un acumulador de </w:t>
      </w:r>
      <w:del w:id="1122" w:author="Claude" w:date="2026-10-14T12:00:00Z">
        <w:r>
          <w:delText>ocupación, no</w:delText>
        </w:r>
      </w:del>
      <w:ins w:id="1123" w:author="Claude" w:date="2026-10-14T12:00:00Z">
        <w:r>
          <w:t>ocupación más que</w:t>
        </w:r>
      </w:ins>
      <w:r>
        <w:t xml:space="preserve"> un SLAM </w:t>
      </w:r>
      <w:del w:id="1124" w:author="Claude" w:date="2026-10-14T12:00:00Z">
        <w:r>
          <w:delText>real.</w:delText>
        </w:r>
      </w:del>
      <w:ins w:id="1125" w:author="Claude" w:date="2026-10-14T12:00:00Z">
        <w:r>
          <w:t>completo.</w:t>
        </w:r>
      </w:ins>
      <w:r>
        <w:t xml:space="preserve"> SLAM </w:t>
      </w:r>
      <w:proofErr w:type="spellStart"/>
      <w:r>
        <w:t>Toolbox</w:t>
      </w:r>
      <w:proofErr w:type="spellEnd"/>
      <w:r>
        <w:t xml:space="preserve"> lo sustituyó en la Fase 2 </w:t>
      </w:r>
      <w:del w:id="1126" w:author="Claude" w:date="2026-10-14T12:00:00Z">
        <w:r>
          <w:delText>(§2.9)</w:delText>
        </w:r>
      </w:del>
      <w:ins w:id="1127" w:author="Claude" w:date="2026-10-14T12:00:00Z">
        <w:r>
          <w:t>(apartado 2.9)</w:t>
        </w:r>
      </w:ins>
      <w:r>
        <w:t xml:space="preserve"> y se conserva desactivado como </w:t>
      </w:r>
      <w:del w:id="1128" w:author="Claude" w:date="2026-10-14T12:00:00Z">
        <w:r>
          <w:delText>referencia histórica.</w:delText>
        </w:r>
      </w:del>
      <w:ins w:id="1129" w:author="Claude" w:date="2026-10-14T12:00:00Z">
        <w:r>
          <w:t>referencia.</w:t>
        </w:r>
      </w:ins>
    </w:p>
    <w:p w14:paraId="7B83C323" w14:textId="77777777" w:rsidR="0055485A" w:rsidRDefault="00000000">
      <w:pPr>
        <w:pStyle w:val="Ttulo2"/>
        <w:spacing w:before="240" w:after="80"/>
      </w:pPr>
      <w:r>
        <w:t>4.10 Despliegue: compilación y sincronización con el robot</w:t>
      </w:r>
    </w:p>
    <w:p w14:paraId="08E21ED6" w14:textId="77777777" w:rsidR="0055485A" w:rsidRDefault="00000000">
      <w:pPr>
        <w:spacing w:after="120" w:line="276" w:lineRule="auto"/>
        <w:jc w:val="both"/>
      </w:pPr>
      <w:r>
        <w:t xml:space="preserve">El paquete se compila en el NUC con enlaces simbólicos a los ficheros fuente, </w:t>
      </w:r>
      <w:del w:id="1130" w:author="Claude" w:date="2026-10-14T12:00:00Z">
        <w:r>
          <w:delText>permitiendo que el ejecutor</w:delText>
        </w:r>
      </w:del>
      <w:ins w:id="1131" w:author="Claude" w:date="2026-10-14T12:00:00Z">
        <w:r>
          <w:t>de modo que basta con relanzar un nodo para que</w:t>
        </w:r>
      </w:ins>
      <w:r>
        <w:t xml:space="preserve"> recoja </w:t>
      </w:r>
      <w:del w:id="1132" w:author="Claude" w:date="2026-10-14T12:00:00Z">
        <w:r>
          <w:delText>cambios relanzando el nodo,</w:delText>
        </w:r>
      </w:del>
      <w:ins w:id="1133" w:author="Claude" w:date="2026-10-14T12:00:00Z">
        <w:r>
          <w:t>los cambios,</w:t>
        </w:r>
      </w:ins>
      <w:r>
        <w:t xml:space="preserve"> sin recompilar tras cada edición. Un script de sincronización automatiza la copia de los ficheros </w:t>
      </w:r>
      <w:del w:id="1134" w:author="Claude" w:date="2026-10-14T12:00:00Z">
        <w:r>
          <w:delText>más modificados</w:delText>
        </w:r>
      </w:del>
      <w:ins w:id="1135" w:author="Claude" w:date="2026-10-14T12:00:00Z">
        <w:r>
          <w:t>que más se modifican</w:t>
        </w:r>
      </w:ins>
      <w:r>
        <w:t xml:space="preserve"> (detección, </w:t>
      </w:r>
      <w:del w:id="1136" w:author="Claude" w:date="2026-10-14T12:00:00Z">
        <w:r>
          <w:delText>seguimiento,</w:delText>
        </w:r>
      </w:del>
      <w:ins w:id="1137" w:author="Claude" w:date="2026-10-14T12:00:00Z">
        <w:r>
          <w:t>seguimiento y</w:t>
        </w:r>
      </w:ins>
      <w:r>
        <w:t xml:space="preserve"> configuración); el resto </w:t>
      </w:r>
      <w:del w:id="1138" w:author="Claude" w:date="2026-10-14T12:00:00Z">
        <w:r>
          <w:delText>requiere</w:delText>
        </w:r>
      </w:del>
      <w:ins w:id="1139" w:author="Claude" w:date="2026-10-14T12:00:00Z">
        <w:r>
          <w:t>se</w:t>
        </w:r>
      </w:ins>
      <w:r>
        <w:t xml:space="preserve"> copia </w:t>
      </w:r>
      <w:del w:id="1140" w:author="Claude" w:date="2026-10-14T12:00:00Z">
        <w:r>
          <w:delText>manual,</w:delText>
        </w:r>
      </w:del>
      <w:ins w:id="1141" w:author="Claude" w:date="2026-10-14T12:00:00Z">
        <w:r>
          <w:t>a mano,</w:t>
        </w:r>
      </w:ins>
      <w:r>
        <w:t xml:space="preserve"> una limitación </w:t>
      </w:r>
      <w:del w:id="1142" w:author="Claude" w:date="2026-10-14T12:00:00Z">
        <w:r>
          <w:delText xml:space="preserve">real </w:delText>
        </w:r>
      </w:del>
      <w:r>
        <w:t xml:space="preserve">a tener </w:t>
      </w:r>
      <w:del w:id="1143" w:author="Claude" w:date="2026-10-14T12:00:00Z">
        <w:r>
          <w:delText>presente</w:delText>
        </w:r>
      </w:del>
      <w:ins w:id="1144" w:author="Claude" w:date="2026-10-14T12:00:00Z">
        <w:r>
          <w:t>en cuenta</w:t>
        </w:r>
      </w:ins>
      <w:r>
        <w:t xml:space="preserve"> en futuras extensiones.</w:t>
      </w:r>
    </w:p>
    <w:p w14:paraId="65C5BACD" w14:textId="77777777" w:rsidR="0055485A" w:rsidRDefault="00000000">
      <w:pPr>
        <w:pStyle w:val="Ttulo2"/>
        <w:spacing w:before="240" w:after="80"/>
      </w:pPr>
      <w:r>
        <w:t>4.11 Código no registrado en el paquete</w:t>
      </w:r>
    </w:p>
    <w:p w14:paraId="6D9C3A1D" w14:textId="77777777" w:rsidR="0055485A" w:rsidRDefault="00000000">
      <w:pPr>
        <w:spacing w:after="120" w:line="276" w:lineRule="auto"/>
        <w:jc w:val="both"/>
      </w:pPr>
      <w:r>
        <w:t xml:space="preserve">Varios directorios conservan más de una clase de nodo completa, de las que solo </w:t>
      </w:r>
      <w:del w:id="1145" w:author="Claude" w:date="2026-10-14T12:00:00Z">
        <w:r>
          <w:delText>se registra una:</w:delText>
        </w:r>
      </w:del>
      <w:ins w:id="1146" w:author="Claude" w:date="2026-10-14T12:00:00Z">
        <w:r>
          <w:t>una está registrada:</w:t>
        </w:r>
      </w:ins>
      <w:r>
        <w:t xml:space="preserve"> el de control conserva dos versiones anteriores; el de </w:t>
      </w:r>
      <w:del w:id="1147" w:author="Claude" w:date="2026-10-14T12:00:00Z">
        <w:r>
          <w:delText>seguimiento conserva</w:delText>
        </w:r>
      </w:del>
      <w:ins w:id="1148" w:author="Claude" w:date="2026-10-14T12:00:00Z">
        <w:r>
          <w:t>seguimiento,</w:t>
        </w:r>
      </w:ins>
      <w:r>
        <w:t xml:space="preserve"> una implementación real de DWA (búsqueda en el espacio de velocidades y visualización de trayectorias en </w:t>
      </w:r>
      <w:del w:id="1149" w:author="Claude" w:date="2026-10-14T12:00:00Z">
        <w:r>
          <w:delText>RViz), no en ejecución;</w:delText>
        </w:r>
      </w:del>
      <w:ins w:id="1150" w:author="Claude" w:date="2026-10-14T12:00:00Z">
        <w:r>
          <w:t>RViz) que no se ejecuta;</w:t>
        </w:r>
      </w:ins>
      <w:r>
        <w:t xml:space="preserve"> y el de </w:t>
      </w:r>
      <w:ins w:id="1151" w:author="Claude" w:date="2026-10-14T12:00:00Z">
        <w:r>
          <w:t xml:space="preserve">la </w:t>
        </w:r>
      </w:ins>
      <w:r>
        <w:t xml:space="preserve">interfaz de </w:t>
      </w:r>
      <w:del w:id="1152" w:author="Claude" w:date="2026-10-14T12:00:00Z">
        <w:r>
          <w:delText>usuario conserva</w:delText>
        </w:r>
      </w:del>
      <w:ins w:id="1153" w:author="Claude" w:date="2026-10-14T12:00:00Z">
        <w:r>
          <w:t>usuario,</w:t>
        </w:r>
      </w:ins>
      <w:r>
        <w:t xml:space="preserve"> una versión </w:t>
      </w:r>
      <w:del w:id="1154" w:author="Claude" w:date="2026-10-14T12:00:00Z">
        <w:r>
          <w:delText>anterior no registrada.</w:delText>
        </w:r>
      </w:del>
      <w:ins w:id="1155" w:author="Claude" w:date="2026-10-14T12:00:00Z">
        <w:r>
          <w:t>anterior.</w:t>
        </w:r>
      </w:ins>
    </w:p>
    <w:p w14:paraId="1D6E5D1A" w14:textId="77777777" w:rsidR="0055485A" w:rsidRDefault="00000000">
      <w:pPr>
        <w:spacing w:after="120" w:line="276" w:lineRule="auto"/>
        <w:jc w:val="both"/>
      </w:pPr>
      <w:r>
        <w:t xml:space="preserve">Ninguno de estos ficheros es importado por otro módulo: no </w:t>
      </w:r>
      <w:del w:id="1156" w:author="Claude" w:date="2026-10-14T12:00:00Z">
        <w:r>
          <w:delText>es</w:delText>
        </w:r>
      </w:del>
      <w:ins w:id="1157" w:author="Claude" w:date="2026-10-14T12:00:00Z">
        <w:r>
          <w:t>se trata de</w:t>
        </w:r>
      </w:ins>
      <w:r>
        <w:t xml:space="preserve"> código </w:t>
      </w:r>
      <w:del w:id="1158" w:author="Claude" w:date="2026-10-14T12:00:00Z">
        <w:r>
          <w:delText>muerto, sino</w:delText>
        </w:r>
      </w:del>
      <w:ins w:id="1159" w:author="Claude" w:date="2026-10-14T12:00:00Z">
        <w:r>
          <w:t>muerto dentro de los nodos activos, sino de</w:t>
        </w:r>
      </w:ins>
      <w:r>
        <w:t xml:space="preserve"> versiones anteriores</w:t>
      </w:r>
      <w:del w:id="1160" w:author="Claude" w:date="2026-10-14T12:00:00Z">
        <w:r>
          <w:delText xml:space="preserve"> de la misma clase</w:delText>
        </w:r>
      </w:del>
      <w:r>
        <w:t xml:space="preserve"> conservadas en el árbol de trabajo. </w:t>
      </w:r>
      <w:del w:id="1161" w:author="Claude" w:date="2026-10-14T12:00:00Z">
        <w:r>
          <w:delText>Lo</w:delText>
        </w:r>
      </w:del>
      <w:ins w:id="1162" w:author="Claude" w:date="2026-10-14T12:00:00Z">
        <w:r>
          <w:t>El caso</w:t>
        </w:r>
      </w:ins>
      <w:r>
        <w:t xml:space="preserve"> del DWA </w:t>
      </w:r>
      <w:del w:id="1163" w:author="Claude" w:date="2026-10-14T12:00:00Z">
        <w:r>
          <w:delText>importa</w:delText>
        </w:r>
      </w:del>
      <w:ins w:id="1164" w:author="Claude" w:date="2026-10-14T12:00:00Z">
        <w:r>
          <w:t>es relevante</w:t>
        </w:r>
      </w:ins>
      <w:r>
        <w:t xml:space="preserve"> porque</w:t>
      </w:r>
      <w:ins w:id="1165" w:author="Claude" w:date="2026-10-14T12:00:00Z">
        <w:r>
          <w:t xml:space="preserve"> parte de</w:t>
        </w:r>
      </w:ins>
      <w:r>
        <w:t xml:space="preserve"> la documentación </w:t>
      </w:r>
      <w:del w:id="1166" w:author="Claude" w:date="2026-10-14T12:00:00Z">
        <w:r>
          <w:delText>seguía contando qué</w:delText>
        </w:r>
      </w:del>
      <w:ins w:id="1167" w:author="Claude" w:date="2026-10-14T12:00:00Z">
        <w:r>
          <w:t>inicial afirmaba que</w:t>
        </w:r>
      </w:ins>
      <w:r>
        <w:t xml:space="preserve"> </w:t>
      </w:r>
      <w:proofErr w:type="spellStart"/>
      <w:r>
        <w:t>tracking_node</w:t>
      </w:r>
      <w:proofErr w:type="spellEnd"/>
      <w:r>
        <w:t xml:space="preserve"> lo </w:t>
      </w:r>
      <w:del w:id="1168" w:author="Claude" w:date="2026-10-14T12:00:00Z">
        <w:r>
          <w:delText>usaba,</w:delText>
        </w:r>
      </w:del>
      <w:ins w:id="1169" w:author="Claude" w:date="2026-10-14T12:00:00Z">
        <w:r>
          <w:t>utilizaba,</w:t>
        </w:r>
      </w:ins>
      <w:r>
        <w:t xml:space="preserve"> cuando el nodo activo </w:t>
      </w:r>
      <w:del w:id="1170" w:author="Claude" w:date="2026-10-14T12:00:00Z">
        <w:r>
          <w:delText>usa</w:delText>
        </w:r>
      </w:del>
      <w:ins w:id="1171" w:author="Claude" w:date="2026-10-14T12:00:00Z">
        <w:r>
          <w:t>emplea</w:t>
        </w:r>
      </w:ins>
      <w:r>
        <w:t xml:space="preserve"> el controlador reactivo </w:t>
      </w:r>
      <w:del w:id="1172" w:author="Claude" w:date="2026-10-14T12:00:00Z">
        <w:r>
          <w:delText>del</w:delText>
        </w:r>
      </w:del>
      <w:ins w:id="1173" w:author="Claude" w:date="2026-10-14T12:00:00Z">
        <w:r>
          <w:t>descrito en el</w:t>
        </w:r>
      </w:ins>
      <w:r>
        <w:t xml:space="preserve"> apartado 4.5. </w:t>
      </w:r>
      <w:del w:id="1174" w:author="Claude" w:date="2026-10-14T12:00:00Z">
        <w:r>
          <w:delText>Eso confundía, y conviene limpiarlo antes de la entrega final.</w:delText>
        </w:r>
      </w:del>
      <w:ins w:id="1175" w:author="Claude" w:date="2026-10-14T12:00:00Z">
        <w:r>
          <w:t>Sería conveniente trasladar estas versiones a un directorio de código heredado para evitar confusiones.</w:t>
        </w:r>
      </w:ins>
    </w:p>
    <w:p w14:paraId="2DF67DF2" w14:textId="77777777" w:rsidR="0055485A" w:rsidRDefault="00000000">
      <w:r>
        <w:br w:type="page"/>
      </w:r>
    </w:p>
    <w:p w14:paraId="644A7C09" w14:textId="77777777" w:rsidR="0055485A" w:rsidRDefault="00000000">
      <w:pPr>
        <w:pStyle w:val="Ttulo1"/>
        <w:spacing w:before="240" w:after="160"/>
        <w:jc w:val="center"/>
      </w:pPr>
      <w:r>
        <w:lastRenderedPageBreak/>
        <w:t>Capítulo 5 — Resultados y evaluación</w:t>
      </w:r>
    </w:p>
    <w:p w14:paraId="18855E48" w14:textId="77777777" w:rsidR="0055485A" w:rsidRDefault="00000000">
      <w:pPr>
        <w:spacing w:after="120" w:line="276" w:lineRule="auto"/>
        <w:jc w:val="both"/>
      </w:pPr>
      <w:del w:id="1176" w:author="Claude" w:date="2026-10-14T12:00:00Z">
        <w:r>
          <w:rPr>
            <w:b/>
            <w:bCs/>
            <w:i/>
            <w:iCs/>
          </w:rPr>
          <w:delText>Los datos de este capítulo salen de las pruebas en el laboratorio de la UJI, hasta la sesión final del 23 de septiembre de 2026 (§5.8). Varios escenarios tienen pocas muestras, y eso se explica en §5.9. Lo que se queda fuera del alcance del TFM está en §5.10.</w:delText>
        </w:r>
      </w:del>
      <w:ins w:id="1177" w:author="Claude" w:date="2026-10-14T12:00:00Z">
        <w:r>
          <w:t>Los datos de este capítulo proceden de las pruebas realizadas en el laboratorio de la UJI, hasta la sesión final del 23 de septiembre de 2026 (apartado 5.8). Algunos escenarios cuentan con pocas muestras, lo que se analiza en el apartado 5.9; lo que queda fuera del alcance del TFM se recoge en el apartado 5.10.</w:t>
        </w:r>
      </w:ins>
    </w:p>
    <w:p w14:paraId="4F7EB10B" w14:textId="77777777" w:rsidR="0055485A" w:rsidRDefault="00000000">
      <w:pPr>
        <w:pStyle w:val="Ttulo2"/>
        <w:spacing w:before="240" w:after="80"/>
      </w:pPr>
      <w:r>
        <w:t>5.1 Metodología de validación</w:t>
      </w:r>
    </w:p>
    <w:p w14:paraId="4A5AD860" w14:textId="77777777" w:rsidR="0055485A" w:rsidRDefault="00000000">
      <w:pPr>
        <w:spacing w:after="120" w:line="276" w:lineRule="auto"/>
        <w:jc w:val="both"/>
      </w:pPr>
      <w:r>
        <w:t xml:space="preserve">Cada toma se graba en el NUC como </w:t>
      </w:r>
      <w:ins w:id="1178" w:author="Claude" w:date="2026-10-14T12:00:00Z">
        <w:r>
          <w:t xml:space="preserve">un </w:t>
        </w:r>
      </w:ins>
      <w:r>
        <w:t xml:space="preserve">registro de ROS </w:t>
      </w:r>
      <w:del w:id="1179" w:author="Claude" w:date="2026-10-14T12:00:00Z">
        <w:r>
          <w:delText>2,</w:delText>
        </w:r>
      </w:del>
      <w:ins w:id="1180" w:author="Claude" w:date="2026-10-14T12:00:00Z">
        <w:r>
          <w:t>2 (</w:t>
        </w:r>
        <w:proofErr w:type="spellStart"/>
        <w:r>
          <w:rPr>
            <w:i/>
            <w:iCs/>
          </w:rPr>
          <w:t>rosbag</w:t>
        </w:r>
        <w:proofErr w:type="spellEnd"/>
        <w:r>
          <w:t>),</w:t>
        </w:r>
      </w:ins>
      <w:r>
        <w:t xml:space="preserve"> se convierte a formato tabular y se analiza </w:t>
      </w:r>
      <w:del w:id="1181" w:author="Claude" w:date="2026-10-14T12:00:00Z">
        <w:r>
          <w:delText>externamente,</w:delText>
        </w:r>
      </w:del>
      <w:ins w:id="1182" w:author="Claude" w:date="2026-10-14T12:00:00Z">
        <w:r>
          <w:t>fuera del robot,</w:t>
        </w:r>
      </w:ins>
      <w:r>
        <w:t xml:space="preserve"> generando métricas y cuatro </w:t>
      </w:r>
      <w:del w:id="1183" w:author="Claude" w:date="2026-10-14T12:00:00Z">
        <w:r>
          <w:delText>figuras (distancia,</w:delText>
        </w:r>
      </w:del>
      <w:ins w:id="1184" w:author="Claude" w:date="2026-10-14T12:00:00Z">
        <w:r>
          <w:t>figuras: distancia,</w:t>
        </w:r>
      </w:ins>
      <w:r>
        <w:t xml:space="preserve"> ángulo y velocidad frente al tiempo, y </w:t>
      </w:r>
      <w:del w:id="1185" w:author="Claude" w:date="2026-10-14T12:00:00Z">
        <w:r>
          <w:delText>trayectoria). Métricas estándar:</w:delText>
        </w:r>
      </w:del>
      <w:ins w:id="1186" w:author="Claude" w:date="2026-10-14T12:00:00Z">
        <w:r>
          <w:t>trayectoria. Las métricas son el</w:t>
        </w:r>
      </w:ins>
      <w:r>
        <w:t xml:space="preserve"> error de distancia </w:t>
      </w:r>
      <w:del w:id="1187" w:author="Claude" w:date="2026-10-14T12:00:00Z">
        <w:r>
          <w:delText>(MAE/RMS),</w:delText>
        </w:r>
      </w:del>
      <w:ins w:id="1188" w:author="Claude" w:date="2026-10-14T12:00:00Z">
        <w:r>
          <w:t>respecto al objetivo (error absoluto medio, MAE, y raíz del error cuadrático medio, RMS), el</w:t>
        </w:r>
      </w:ins>
      <w:r>
        <w:t xml:space="preserve"> error angular medio, </w:t>
      </w:r>
      <w:ins w:id="1189" w:author="Claude" w:date="2026-10-14T12:00:00Z">
        <w:r>
          <w:t xml:space="preserve">las </w:t>
        </w:r>
      </w:ins>
      <w:r>
        <w:t xml:space="preserve">velocidades máximas, </w:t>
      </w:r>
      <w:del w:id="1190" w:author="Claude" w:date="2026-10-14T12:00:00Z">
        <w:r>
          <w:delText xml:space="preserve">% de detección y </w:delText>
        </w:r>
      </w:del>
      <w:ins w:id="1191" w:author="Claude" w:date="2026-10-14T12:00:00Z">
        <w:r>
          <w:t xml:space="preserve">el porcentaje de tiempo con la persona detectada y el número de </w:t>
        </w:r>
      </w:ins>
      <w:r>
        <w:t>pérdidas.</w:t>
      </w:r>
    </w:p>
    <w:p w14:paraId="1A2BAB80" w14:textId="77777777" w:rsidR="0055485A" w:rsidRDefault="00000000">
      <w:pPr>
        <w:pStyle w:val="Ttulo2"/>
        <w:spacing w:before="240" w:after="80"/>
      </w:pPr>
      <w:r>
        <w:t>5.2 Configuración experimental</w:t>
      </w:r>
    </w:p>
    <w:p w14:paraId="185F1210"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Robot: </w:t>
      </w:r>
      <w:proofErr w:type="spellStart"/>
      <w:r>
        <w:rPr>
          <w:color w:val="000000"/>
        </w:rPr>
        <w:t>TurtleBot</w:t>
      </w:r>
      <w:proofErr w:type="spellEnd"/>
      <w:r>
        <w:rPr>
          <w:color w:val="000000"/>
        </w:rPr>
        <w:t xml:space="preserve"> 2 sobre base </w:t>
      </w:r>
      <w:proofErr w:type="spellStart"/>
      <w:r>
        <w:rPr>
          <w:color w:val="000000"/>
        </w:rPr>
        <w:t>Kobuki</w:t>
      </w:r>
      <w:proofErr w:type="spellEnd"/>
      <w:r>
        <w:rPr>
          <w:color w:val="000000"/>
        </w:rPr>
        <w:t>, con unidad de cómputo embarcada ejecutando ROS 2 Jazzy.</w:t>
      </w:r>
    </w:p>
    <w:p w14:paraId="1244AB02" w14:textId="77777777" w:rsidR="0055485A" w:rsidRDefault="00000000">
      <w:pPr>
        <w:numPr>
          <w:ilvl w:val="0"/>
          <w:numId w:val="1"/>
        </w:numPr>
        <w:pBdr>
          <w:top w:val="nil"/>
          <w:left w:val="nil"/>
          <w:bottom w:val="nil"/>
          <w:right w:val="nil"/>
          <w:between w:val="nil"/>
        </w:pBdr>
        <w:spacing w:after="120" w:line="280" w:lineRule="auto"/>
      </w:pPr>
      <w:r>
        <w:rPr>
          <w:b/>
          <w:bCs/>
          <w:color w:val="000000"/>
        </w:rPr>
        <w:t>Sensores:</w:t>
      </w:r>
      <w:del w:id="1192" w:author="Claude" w:date="2026-10-14T12:00:00Z">
        <w:r>
          <w:rPr>
            <w:b/>
            <w:bCs/>
            <w:color w:val="000000"/>
          </w:rPr>
          <w:delText xml:space="preserve"> </w:delText>
        </w:r>
      </w:del>
      <w:ins w:id="1193" w:author="Claude" w:date="2026-10-14T12:00:00Z">
        <w:r>
          <w:rPr>
            <w:color w:val="000000"/>
          </w:rPr>
          <w:t xml:space="preserve"> </w:t>
        </w:r>
      </w:ins>
      <w:proofErr w:type="spellStart"/>
      <w:r>
        <w:rPr>
          <w:color w:val="000000"/>
        </w:rPr>
        <w:t>LiDAR</w:t>
      </w:r>
      <w:proofErr w:type="spellEnd"/>
      <w:r>
        <w:rPr>
          <w:color w:val="000000"/>
        </w:rPr>
        <w:t xml:space="preserve"> RPLIDAR A2M8 y cámara RGB. La cámara cambió a mitad de la campaña de validación </w:t>
      </w:r>
      <w:del w:id="1194" w:author="Claude" w:date="2026-10-14T12:00:00Z">
        <w:r>
          <w:rPr>
            <w:color w:val="000000"/>
          </w:rPr>
          <w:delText>(§1.3):</w:delText>
        </w:r>
      </w:del>
      <w:ins w:id="1195" w:author="Claude" w:date="2026-10-14T12:00:00Z">
        <w:r>
          <w:rPr>
            <w:color w:val="000000"/>
          </w:rPr>
          <w:t>(apartado 1.4):</w:t>
        </w:r>
      </w:ins>
      <w:r>
        <w:rPr>
          <w:color w:val="000000"/>
        </w:rPr>
        <w:t xml:space="preserve"> la toma de fusión sin movimiento (25/06) y las tres tomas del 08/07 (apartado 5.4) se grabaron con la Logitech C270 original; todas las tomas a partir del 09/07 (apartados 5.5, 5.6 y 5.7) se grabaron ya con la SPCA2650 que la sustituyó.</w:t>
      </w:r>
    </w:p>
    <w:p w14:paraId="6F61323B"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Entorno: </w:t>
      </w:r>
      <w:r>
        <w:rPr>
          <w:color w:val="000000"/>
        </w:rPr>
        <w:t>laboratorio de robótica de la UJI, interior, suelo de baldosas.</w:t>
      </w:r>
    </w:p>
    <w:p w14:paraId="7ED0FEB6"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Distancia objetivo de seguimiento: </w:t>
      </w:r>
      <w:r>
        <w:rPr>
          <w:color w:val="000000"/>
        </w:rPr>
        <w:t>1,50 m en la toma del 25 de junio; 1,00 m en las tomas del 8 de julio en adelante, tras un ajuste del parámetro entre sesiones.</w:t>
      </w:r>
    </w:p>
    <w:p w14:paraId="32C880EE"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Activación del seguimiento: </w:t>
      </w:r>
      <w:r>
        <w:rPr>
          <w:color w:val="000000"/>
        </w:rPr>
        <w:t>mediante gesto por cámara en condiciones normales; en las tomas del 8 de julio se empleó un mecanismo manual de activación porque el gesto no era fiable con el encuadre de cámara de aquella sesión.</w:t>
      </w:r>
    </w:p>
    <w:p w14:paraId="51070B31" w14:textId="77777777" w:rsidR="0055485A" w:rsidRDefault="00000000">
      <w:pPr>
        <w:pStyle w:val="Ttulo2"/>
        <w:spacing w:before="240" w:after="80"/>
      </w:pPr>
      <w:r>
        <w:t>5.3 Resultado 1 — Fusión sensorial sin movimiento (25 de junio de 2026)</w:t>
      </w:r>
    </w:p>
    <w:p w14:paraId="164543C0" w14:textId="77777777" w:rsidR="0055485A" w:rsidRDefault="00000000">
      <w:pPr>
        <w:spacing w:after="120" w:line="276" w:lineRule="auto"/>
        <w:jc w:val="both"/>
      </w:pPr>
      <w:r>
        <w:t xml:space="preserve">Primera validación del mecanismo de respaldo por fusión </w:t>
      </w:r>
      <w:proofErr w:type="spellStart"/>
      <w:r>
        <w:t>LiDAR</w:t>
      </w:r>
      <w:proofErr w:type="spellEnd"/>
      <w:r>
        <w:t xml:space="preserve">-cámara, con la base del robot inhibida para </w:t>
      </w:r>
      <w:del w:id="1196" w:author="Claude" w:date="2026-10-14T12:00:00Z">
        <w:r>
          <w:delText xml:space="preserve">poder </w:delText>
        </w:r>
      </w:del>
      <w:r>
        <w:t xml:space="preserve">probar </w:t>
      </w:r>
      <w:del w:id="1197" w:author="Claude" w:date="2026-10-14T12:00:00Z">
        <w:r>
          <w:delText>el mecanismo de</w:delText>
        </w:r>
      </w:del>
      <w:ins w:id="1198" w:author="Claude" w:date="2026-10-14T12:00:00Z">
        <w:r>
          <w:t>la</w:t>
        </w:r>
      </w:ins>
      <w:r>
        <w:t xml:space="preserve"> detección con seguridad antes de </w:t>
      </w:r>
      <w:del w:id="1199" w:author="Claude" w:date="2026-10-14T12:00:00Z">
        <w:r>
          <w:delText>validarlo</w:delText>
        </w:r>
      </w:del>
      <w:ins w:id="1200" w:author="Claude" w:date="2026-10-14T12:00:00Z">
        <w:r>
          <w:t>hacerlo</w:t>
        </w:r>
      </w:ins>
      <w:r>
        <w:t xml:space="preserve"> en movimiento.</w:t>
      </w:r>
    </w:p>
    <w:p w14:paraId="7A44D445" w14:textId="77777777" w:rsidR="0055485A" w:rsidRDefault="00000000">
      <w:pPr>
        <w:keepNext/>
        <w:spacing w:after="120"/>
      </w:pPr>
      <w:r>
        <w:rPr>
          <w:b/>
          <w:bCs/>
        </w:rPr>
        <w:t>Tabla 5.1</w:t>
      </w:r>
      <w:r>
        <w:rPr>
          <w:b/>
          <w:bCs/>
        </w:rPr>
        <w:br/>
      </w:r>
      <w:r>
        <w:rPr>
          <w:i/>
          <w:iCs/>
        </w:rPr>
        <w:t>Fusión sin movimiento, 25/06</w:t>
      </w:r>
    </w:p>
    <w:tbl>
      <w:tblPr>
        <w:tblStyle w:val="a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123"/>
      </w:tblGrid>
      <w:tr w:rsidR="0055485A" w14:paraId="061987B0" w14:textId="77777777">
        <w:trPr>
          <w:tblHeader/>
        </w:trPr>
        <w:tc>
          <w:tcPr>
            <w:tcW w:w="4377" w:type="dxa"/>
            <w:shd w:val="clear" w:color="auto" w:fill="D9D9D9"/>
            <w:tcMar>
              <w:top w:w="60" w:type="dxa"/>
              <w:left w:w="80" w:type="dxa"/>
              <w:bottom w:w="60" w:type="dxa"/>
              <w:right w:w="80" w:type="dxa"/>
            </w:tcMar>
            <w:vAlign w:val="center"/>
          </w:tcPr>
          <w:p w14:paraId="3D904BC2" w14:textId="77777777" w:rsidR="0055485A" w:rsidRDefault="00000000">
            <w:pPr>
              <w:spacing w:after="40"/>
            </w:pPr>
            <w:r>
              <w:rPr>
                <w:b/>
                <w:bCs/>
                <w:sz w:val="20"/>
                <w:szCs w:val="20"/>
              </w:rPr>
              <w:t>Métrica</w:t>
            </w:r>
          </w:p>
        </w:tc>
        <w:tc>
          <w:tcPr>
            <w:tcW w:w="4123" w:type="dxa"/>
            <w:shd w:val="clear" w:color="auto" w:fill="D9D9D9"/>
            <w:tcMar>
              <w:top w:w="60" w:type="dxa"/>
              <w:left w:w="80" w:type="dxa"/>
              <w:bottom w:w="60" w:type="dxa"/>
              <w:right w:w="80" w:type="dxa"/>
            </w:tcMar>
            <w:vAlign w:val="center"/>
          </w:tcPr>
          <w:p w14:paraId="63B73282" w14:textId="77777777" w:rsidR="0055485A" w:rsidRDefault="00000000">
            <w:pPr>
              <w:spacing w:after="40"/>
            </w:pPr>
            <w:r>
              <w:rPr>
                <w:b/>
                <w:bCs/>
                <w:sz w:val="20"/>
                <w:szCs w:val="20"/>
              </w:rPr>
              <w:t>Valor</w:t>
            </w:r>
          </w:p>
        </w:tc>
      </w:tr>
      <w:tr w:rsidR="0055485A" w14:paraId="623D0640" w14:textId="77777777">
        <w:tc>
          <w:tcPr>
            <w:tcW w:w="4377" w:type="dxa"/>
            <w:tcMar>
              <w:top w:w="60" w:type="dxa"/>
              <w:left w:w="80" w:type="dxa"/>
              <w:bottom w:w="60" w:type="dxa"/>
              <w:right w:w="80" w:type="dxa"/>
            </w:tcMar>
            <w:vAlign w:val="center"/>
          </w:tcPr>
          <w:p w14:paraId="1C7711FA" w14:textId="77777777" w:rsidR="0055485A" w:rsidRDefault="00000000">
            <w:pPr>
              <w:spacing w:after="40"/>
            </w:pPr>
            <w:r>
              <w:rPr>
                <w:sz w:val="20"/>
                <w:szCs w:val="20"/>
              </w:rPr>
              <w:t>Duración</w:t>
            </w:r>
          </w:p>
        </w:tc>
        <w:tc>
          <w:tcPr>
            <w:tcW w:w="4123" w:type="dxa"/>
            <w:tcMar>
              <w:top w:w="60" w:type="dxa"/>
              <w:left w:w="80" w:type="dxa"/>
              <w:bottom w:w="60" w:type="dxa"/>
              <w:right w:w="80" w:type="dxa"/>
            </w:tcMar>
            <w:vAlign w:val="center"/>
          </w:tcPr>
          <w:p w14:paraId="1EF96FA6" w14:textId="77777777" w:rsidR="0055485A" w:rsidRDefault="00000000">
            <w:pPr>
              <w:spacing w:after="40"/>
            </w:pPr>
            <w:r>
              <w:rPr>
                <w:sz w:val="20"/>
                <w:szCs w:val="20"/>
              </w:rPr>
              <w:t>23,5 s (285 muestras)</w:t>
            </w:r>
          </w:p>
        </w:tc>
      </w:tr>
      <w:tr w:rsidR="0055485A" w14:paraId="55B592AB" w14:textId="77777777">
        <w:tc>
          <w:tcPr>
            <w:tcW w:w="4377" w:type="dxa"/>
            <w:tcMar>
              <w:top w:w="60" w:type="dxa"/>
              <w:left w:w="80" w:type="dxa"/>
              <w:bottom w:w="60" w:type="dxa"/>
              <w:right w:w="80" w:type="dxa"/>
            </w:tcMar>
            <w:vAlign w:val="center"/>
          </w:tcPr>
          <w:p w14:paraId="5A25A203" w14:textId="77777777" w:rsidR="0055485A" w:rsidRDefault="00000000">
            <w:pPr>
              <w:spacing w:after="40"/>
            </w:pPr>
            <w:r>
              <w:rPr>
                <w:sz w:val="20"/>
                <w:szCs w:val="20"/>
              </w:rPr>
              <w:t>Distancia objetivo</w:t>
            </w:r>
          </w:p>
        </w:tc>
        <w:tc>
          <w:tcPr>
            <w:tcW w:w="4123" w:type="dxa"/>
            <w:tcMar>
              <w:top w:w="60" w:type="dxa"/>
              <w:left w:w="80" w:type="dxa"/>
              <w:bottom w:w="60" w:type="dxa"/>
              <w:right w:w="80" w:type="dxa"/>
            </w:tcMar>
            <w:vAlign w:val="center"/>
          </w:tcPr>
          <w:p w14:paraId="70C521FB" w14:textId="77777777" w:rsidR="0055485A" w:rsidRDefault="00000000">
            <w:pPr>
              <w:spacing w:after="40"/>
            </w:pPr>
            <w:r>
              <w:rPr>
                <w:sz w:val="20"/>
                <w:szCs w:val="20"/>
              </w:rPr>
              <w:t>1,50 m</w:t>
            </w:r>
          </w:p>
        </w:tc>
      </w:tr>
      <w:tr w:rsidR="0055485A" w14:paraId="733B52A5" w14:textId="77777777">
        <w:tc>
          <w:tcPr>
            <w:tcW w:w="4377" w:type="dxa"/>
            <w:tcMar>
              <w:top w:w="60" w:type="dxa"/>
              <w:left w:w="80" w:type="dxa"/>
              <w:bottom w:w="60" w:type="dxa"/>
              <w:right w:w="80" w:type="dxa"/>
            </w:tcMar>
            <w:vAlign w:val="center"/>
          </w:tcPr>
          <w:p w14:paraId="31C886F5" w14:textId="77777777" w:rsidR="0055485A" w:rsidRDefault="00000000">
            <w:pPr>
              <w:spacing w:after="40"/>
            </w:pPr>
            <w:r>
              <w:rPr>
                <w:sz w:val="20"/>
                <w:szCs w:val="20"/>
              </w:rPr>
              <w:t>Error de distancia (MAE / RMS)</w:t>
            </w:r>
          </w:p>
        </w:tc>
        <w:tc>
          <w:tcPr>
            <w:tcW w:w="4123" w:type="dxa"/>
            <w:tcMar>
              <w:top w:w="60" w:type="dxa"/>
              <w:left w:w="80" w:type="dxa"/>
              <w:bottom w:w="60" w:type="dxa"/>
              <w:right w:w="80" w:type="dxa"/>
            </w:tcMar>
            <w:vAlign w:val="center"/>
          </w:tcPr>
          <w:p w14:paraId="74EE40DD" w14:textId="77777777" w:rsidR="0055485A" w:rsidRDefault="00000000">
            <w:pPr>
              <w:spacing w:after="40"/>
            </w:pPr>
            <w:r>
              <w:rPr>
                <w:sz w:val="20"/>
                <w:szCs w:val="20"/>
              </w:rPr>
              <w:t>0,627 m / 0,733 m</w:t>
            </w:r>
          </w:p>
        </w:tc>
      </w:tr>
      <w:tr w:rsidR="0055485A" w14:paraId="1A5E85C5" w14:textId="77777777">
        <w:tc>
          <w:tcPr>
            <w:tcW w:w="4377" w:type="dxa"/>
            <w:tcMar>
              <w:top w:w="60" w:type="dxa"/>
              <w:left w:w="80" w:type="dxa"/>
              <w:bottom w:w="60" w:type="dxa"/>
              <w:right w:w="80" w:type="dxa"/>
            </w:tcMar>
            <w:vAlign w:val="center"/>
          </w:tcPr>
          <w:p w14:paraId="45DE8797" w14:textId="77777777" w:rsidR="0055485A" w:rsidRDefault="00000000">
            <w:pPr>
              <w:spacing w:after="40"/>
            </w:pPr>
            <w:r>
              <w:rPr>
                <w:sz w:val="20"/>
                <w:szCs w:val="20"/>
              </w:rPr>
              <w:lastRenderedPageBreak/>
              <w:t>Distancia mínima / máxima</w:t>
            </w:r>
          </w:p>
        </w:tc>
        <w:tc>
          <w:tcPr>
            <w:tcW w:w="4123" w:type="dxa"/>
            <w:tcMar>
              <w:top w:w="60" w:type="dxa"/>
              <w:left w:w="80" w:type="dxa"/>
              <w:bottom w:w="60" w:type="dxa"/>
              <w:right w:w="80" w:type="dxa"/>
            </w:tcMar>
            <w:vAlign w:val="center"/>
          </w:tcPr>
          <w:p w14:paraId="05048B3E" w14:textId="77777777" w:rsidR="0055485A" w:rsidRDefault="00000000">
            <w:pPr>
              <w:spacing w:after="40"/>
            </w:pPr>
            <w:r>
              <w:rPr>
                <w:sz w:val="20"/>
                <w:szCs w:val="20"/>
              </w:rPr>
              <w:t>1,27 m / 3,41 m</w:t>
            </w:r>
          </w:p>
        </w:tc>
      </w:tr>
      <w:tr w:rsidR="0055485A" w14:paraId="348E5453" w14:textId="77777777">
        <w:tc>
          <w:tcPr>
            <w:tcW w:w="4377" w:type="dxa"/>
            <w:tcMar>
              <w:top w:w="60" w:type="dxa"/>
              <w:left w:w="80" w:type="dxa"/>
              <w:bottom w:w="60" w:type="dxa"/>
              <w:right w:w="80" w:type="dxa"/>
            </w:tcMar>
            <w:vAlign w:val="center"/>
          </w:tcPr>
          <w:p w14:paraId="373E8B8B" w14:textId="77777777" w:rsidR="0055485A" w:rsidRDefault="00000000">
            <w:pPr>
              <w:spacing w:after="40"/>
            </w:pPr>
            <w:r>
              <w:rPr>
                <w:sz w:val="20"/>
                <w:szCs w:val="20"/>
              </w:rPr>
              <w:t>% de tiempo con persona detectada</w:t>
            </w:r>
          </w:p>
        </w:tc>
        <w:tc>
          <w:tcPr>
            <w:tcW w:w="4123" w:type="dxa"/>
            <w:tcMar>
              <w:top w:w="60" w:type="dxa"/>
              <w:left w:w="80" w:type="dxa"/>
              <w:bottom w:w="60" w:type="dxa"/>
              <w:right w:w="80" w:type="dxa"/>
            </w:tcMar>
            <w:vAlign w:val="center"/>
          </w:tcPr>
          <w:p w14:paraId="757C1714" w14:textId="77777777" w:rsidR="0055485A" w:rsidRDefault="00000000">
            <w:pPr>
              <w:spacing w:after="40"/>
            </w:pPr>
            <w:r>
              <w:rPr>
                <w:sz w:val="20"/>
                <w:szCs w:val="20"/>
              </w:rPr>
              <w:t>100,0 %</w:t>
            </w:r>
          </w:p>
        </w:tc>
      </w:tr>
      <w:tr w:rsidR="0055485A" w14:paraId="245F7936" w14:textId="77777777">
        <w:tc>
          <w:tcPr>
            <w:tcW w:w="4377" w:type="dxa"/>
            <w:tcMar>
              <w:top w:w="60" w:type="dxa"/>
              <w:left w:w="80" w:type="dxa"/>
              <w:bottom w:w="60" w:type="dxa"/>
              <w:right w:w="80" w:type="dxa"/>
            </w:tcMar>
            <w:vAlign w:val="center"/>
          </w:tcPr>
          <w:p w14:paraId="5345C9F2" w14:textId="77777777" w:rsidR="0055485A" w:rsidRDefault="00000000">
            <w:pPr>
              <w:spacing w:after="40"/>
            </w:pPr>
            <w:r>
              <w:rPr>
                <w:sz w:val="20"/>
                <w:szCs w:val="20"/>
              </w:rPr>
              <w:t>Número de pérdidas de detección</w:t>
            </w:r>
          </w:p>
        </w:tc>
        <w:tc>
          <w:tcPr>
            <w:tcW w:w="4123" w:type="dxa"/>
            <w:tcMar>
              <w:top w:w="60" w:type="dxa"/>
              <w:left w:w="80" w:type="dxa"/>
              <w:bottom w:w="60" w:type="dxa"/>
              <w:right w:w="80" w:type="dxa"/>
            </w:tcMar>
            <w:vAlign w:val="center"/>
          </w:tcPr>
          <w:p w14:paraId="376121EE" w14:textId="77777777" w:rsidR="0055485A" w:rsidRDefault="00000000">
            <w:pPr>
              <w:spacing w:after="40"/>
            </w:pPr>
            <w:r>
              <w:rPr>
                <w:sz w:val="20"/>
                <w:szCs w:val="20"/>
              </w:rPr>
              <w:t>0</w:t>
            </w:r>
          </w:p>
        </w:tc>
      </w:tr>
      <w:tr w:rsidR="0055485A" w14:paraId="73541447" w14:textId="77777777">
        <w:tc>
          <w:tcPr>
            <w:tcW w:w="4377" w:type="dxa"/>
            <w:tcMar>
              <w:top w:w="60" w:type="dxa"/>
              <w:left w:w="80" w:type="dxa"/>
              <w:bottom w:w="60" w:type="dxa"/>
              <w:right w:w="80" w:type="dxa"/>
            </w:tcMar>
            <w:vAlign w:val="center"/>
          </w:tcPr>
          <w:p w14:paraId="7DB9C69C" w14:textId="77777777" w:rsidR="0055485A" w:rsidRDefault="00000000">
            <w:pPr>
              <w:spacing w:after="40"/>
            </w:pPr>
            <w:r>
              <w:rPr>
                <w:sz w:val="20"/>
                <w:szCs w:val="20"/>
              </w:rPr>
              <w:t>Desviación de rumbo cámara vs. clúster elegido</w:t>
            </w:r>
          </w:p>
        </w:tc>
        <w:tc>
          <w:tcPr>
            <w:tcW w:w="4123" w:type="dxa"/>
            <w:tcMar>
              <w:top w:w="60" w:type="dxa"/>
              <w:left w:w="80" w:type="dxa"/>
              <w:bottom w:w="60" w:type="dxa"/>
              <w:right w:w="80" w:type="dxa"/>
            </w:tcMar>
            <w:vAlign w:val="center"/>
          </w:tcPr>
          <w:p w14:paraId="5B053F23" w14:textId="77777777" w:rsidR="0055485A" w:rsidRDefault="00000000">
            <w:pPr>
              <w:spacing w:after="40"/>
            </w:pPr>
            <w:r>
              <w:rPr>
                <w:sz w:val="20"/>
                <w:szCs w:val="20"/>
              </w:rPr>
              <w:t>≈ 6°</w:t>
            </w:r>
          </w:p>
        </w:tc>
      </w:tr>
    </w:tbl>
    <w:p w14:paraId="7B9ADD94" w14:textId="77777777" w:rsidR="0055485A" w:rsidRDefault="00000000">
      <w:pPr>
        <w:spacing w:after="120" w:line="276" w:lineRule="auto"/>
        <w:jc w:val="both"/>
      </w:pPr>
      <w:r>
        <w:t xml:space="preserve">Con el mecanismo de fusión activo, la detección fue continua durante toda la toma, </w:t>
      </w:r>
      <w:del w:id="1201" w:author="Claude" w:date="2026-10-14T12:00:00Z">
        <w:r>
          <w:delText>pese a que</w:delText>
        </w:r>
      </w:del>
      <w:ins w:id="1202" w:author="Claude" w:date="2026-10-14T12:00:00Z">
        <w:r>
          <w:t>aunque</w:t>
        </w:r>
      </w:ins>
      <w:r>
        <w:t xml:space="preserve"> el </w:t>
      </w:r>
      <w:proofErr w:type="spellStart"/>
      <w:r>
        <w:t>LiDAR</w:t>
      </w:r>
      <w:proofErr w:type="spellEnd"/>
      <w:r>
        <w:t xml:space="preserve"> por sí solo no distinguía</w:t>
      </w:r>
      <w:ins w:id="1203" w:author="Claude" w:date="2026-10-14T12:00:00Z">
        <w:r>
          <w:t xml:space="preserve"> las</w:t>
        </w:r>
      </w:ins>
      <w:r>
        <w:t xml:space="preserve"> piernas de forma fiable en esta configuración, que era </w:t>
      </w:r>
      <w:ins w:id="1204" w:author="Claude" w:date="2026-10-14T12:00:00Z">
        <w:r>
          <w:t xml:space="preserve">precisamente </w:t>
        </w:r>
      </w:ins>
      <w:r>
        <w:t>la motivación</w:t>
      </w:r>
      <w:del w:id="1205" w:author="Claude" w:date="2026-10-14T12:00:00Z">
        <w:r>
          <w:delText xml:space="preserve"> original</w:delText>
        </w:r>
      </w:del>
      <w:r>
        <w:t xml:space="preserve"> del mecanismo </w:t>
      </w:r>
      <w:del w:id="1206" w:author="Claude" w:date="2026-10-14T12:00:00Z">
        <w:r>
          <w:delText>(§3.3.1, §2.5). El error angular medio no es representativo aquí:</w:delText>
        </w:r>
      </w:del>
      <w:ins w:id="1207" w:author="Claude" w:date="2026-10-14T12:00:00Z">
        <w:r>
          <w:t>(apartados 2.5 y 3.3.1). Los errores de distancia y de ángulo no son representativos en esta prueba:</w:t>
        </w:r>
      </w:ins>
      <w:r>
        <w:t xml:space="preserve"> con la base inhibida, </w:t>
      </w:r>
      <w:del w:id="1208" w:author="Claude" w:date="2026-10-14T12:00:00Z">
        <w:r>
          <w:delText>la velocidad angular nunca</w:delText>
        </w:r>
      </w:del>
      <w:ins w:id="1209" w:author="Claude" w:date="2026-10-14T12:00:00Z">
        <w:r>
          <w:t>el robot no se mueve para mantener la distancia objetivo ni</w:t>
        </w:r>
      </w:ins>
      <w:r>
        <w:t xml:space="preserve"> corrige </w:t>
      </w:r>
      <w:del w:id="1210" w:author="Claude" w:date="2026-10-14T12:00:00Z">
        <w:r>
          <w:delText>la</w:delText>
        </w:r>
      </w:del>
      <w:ins w:id="1211" w:author="Claude" w:date="2026-10-14T12:00:00Z">
        <w:r>
          <w:t>su</w:t>
        </w:r>
      </w:ins>
      <w:r>
        <w:t xml:space="preserve"> orientación.</w:t>
      </w:r>
    </w:p>
    <w:p w14:paraId="7F336548" w14:textId="77777777" w:rsidR="0055485A" w:rsidRDefault="00000000">
      <w:pPr>
        <w:keepNext/>
        <w:spacing w:after="120"/>
        <w:jc w:val="center"/>
      </w:pPr>
      <w:r>
        <w:t>La Figura 5.1 representa esa distancia medida a lo largo de la toma.</w:t>
      </w:r>
    </w:p>
    <w:p w14:paraId="71C1785C" w14:textId="77777777" w:rsidR="0055485A" w:rsidRDefault="00000000">
      <w:pPr>
        <w:keepNext/>
        <w:spacing w:after="120"/>
        <w:jc w:val="center"/>
      </w:pPr>
      <w:r>
        <w:rPr>
          <w:b/>
          <w:bCs/>
        </w:rPr>
        <w:t>Figura 5.1</w:t>
      </w:r>
      <w:r>
        <w:rPr>
          <w:b/>
          <w:bCs/>
        </w:rPr>
        <w:br/>
      </w:r>
      <w:r>
        <w:rPr>
          <w:i/>
          <w:iCs/>
        </w:rPr>
        <w:t>Distancia robot-persona en función del tiempo, toma de fusión sin movimiento (25/06/2026).</w:t>
      </w:r>
    </w:p>
    <w:p w14:paraId="26334F58" w14:textId="77777777" w:rsidR="0055485A" w:rsidRDefault="00000000">
      <w:pPr>
        <w:spacing w:before="160" w:after="60"/>
        <w:jc w:val="center"/>
      </w:pPr>
      <w:r>
        <w:rPr>
          <w:noProof/>
        </w:rPr>
        <w:drawing>
          <wp:inline distT="0" distB="0" distL="0" distR="0" wp14:anchorId="737D11A4" wp14:editId="201ABDB6">
            <wp:extent cx="4572000" cy="2000250"/>
            <wp:effectExtent l="0" t="0" r="0" b="0"/>
            <wp:docPr id="17606967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2000250"/>
                    </a:xfrm>
                    <a:prstGeom prst="rect">
                      <a:avLst/>
                    </a:prstGeom>
                    <a:ln/>
                  </pic:spPr>
                </pic:pic>
              </a:graphicData>
            </a:graphic>
          </wp:inline>
        </w:drawing>
      </w:r>
    </w:p>
    <w:p w14:paraId="1977A86E" w14:textId="77777777" w:rsidR="0055485A" w:rsidRDefault="00000000">
      <w:pPr>
        <w:keepNext/>
        <w:spacing w:after="120"/>
        <w:jc w:val="center"/>
      </w:pPr>
      <w:r>
        <w:rPr>
          <w:i/>
          <w:iCs/>
        </w:rPr>
        <w:t>Nota.</w:t>
      </w:r>
      <w:r>
        <w:t xml:space="preserve"> Elaboración propia a partir de los registros de la toma.</w:t>
      </w:r>
    </w:p>
    <w:p w14:paraId="1E85460D" w14:textId="77777777" w:rsidR="0055485A" w:rsidRDefault="00000000">
      <w:pPr>
        <w:pStyle w:val="Ttulo2"/>
        <w:spacing w:before="240" w:after="80"/>
      </w:pPr>
      <w:r>
        <w:t>5.4 Resultado 2 — Progresión de correcciones de continuidad en movimiento (8 de julio de 2026)</w:t>
      </w:r>
    </w:p>
    <w:p w14:paraId="79DD1C23" w14:textId="77777777" w:rsidR="0055485A" w:rsidRDefault="00000000">
      <w:pPr>
        <w:spacing w:after="120" w:line="276" w:lineRule="auto"/>
        <w:jc w:val="both"/>
      </w:pPr>
      <w:r>
        <w:t xml:space="preserve">Primera prueba de seguimiento con el robot </w:t>
      </w:r>
      <w:del w:id="1212" w:author="Claude" w:date="2026-10-14T12:00:00Z">
        <w:r>
          <w:delText>moviéndose de verdad.</w:delText>
        </w:r>
      </w:del>
      <w:ins w:id="1213" w:author="Claude" w:date="2026-10-14T12:00:00Z">
        <w:r>
          <w:t>en movimiento.</w:t>
        </w:r>
      </w:ins>
      <w:r>
        <w:t xml:space="preserve"> La toma inicial reveló saltos de detección y </w:t>
      </w:r>
      <w:ins w:id="1214" w:author="Claude" w:date="2026-10-14T12:00:00Z">
        <w:r>
          <w:t xml:space="preserve">una </w:t>
        </w:r>
      </w:ins>
      <w:r>
        <w:t>saturación</w:t>
      </w:r>
      <w:del w:id="1215" w:author="Claude" w:date="2026-10-14T12:00:00Z">
        <w:r>
          <w:delText xml:space="preserve"> angular casi permanente;</w:delText>
        </w:r>
      </w:del>
      <w:ins w:id="1216" w:author="Claude" w:date="2026-10-14T12:00:00Z">
        <w:r>
          <w:t xml:space="preserve"> casi permanente de la velocidad angular;</w:t>
        </w:r>
      </w:ins>
      <w:r>
        <w:t xml:space="preserve"> las dos tomas siguientes verifican </w:t>
      </w:r>
      <w:ins w:id="1217" w:author="Claude" w:date="2026-10-14T12:00:00Z">
        <w:r>
          <w:t xml:space="preserve">por separado </w:t>
        </w:r>
      </w:ins>
      <w:r>
        <w:t xml:space="preserve">cada corrección </w:t>
      </w:r>
      <w:del w:id="1218" w:author="Claude" w:date="2026-10-14T12:00:00Z">
        <w:r>
          <w:delText xml:space="preserve">por separado </w:delText>
        </w:r>
      </w:del>
      <w:r>
        <w:t>(Apéndice B).</w:t>
      </w:r>
    </w:p>
    <w:p w14:paraId="328D6C7E" w14:textId="77777777" w:rsidR="0055485A" w:rsidRDefault="00000000">
      <w:pPr>
        <w:keepNext/>
        <w:spacing w:after="120"/>
      </w:pPr>
      <w:r>
        <w:rPr>
          <w:b/>
          <w:bCs/>
        </w:rPr>
        <w:t>Tabla 5.2</w:t>
      </w:r>
      <w:r>
        <w:rPr>
          <w:b/>
          <w:bCs/>
        </w:rPr>
        <w:br/>
      </w:r>
      <w:r>
        <w:rPr>
          <w:i/>
          <w:iCs/>
        </w:rPr>
        <w:t>Correcciones de continuidad, 08/07</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251"/>
        <w:gridCol w:w="1328"/>
        <w:gridCol w:w="1210"/>
        <w:gridCol w:w="858"/>
        <w:gridCol w:w="858"/>
        <w:gridCol w:w="916"/>
        <w:gridCol w:w="1433"/>
      </w:tblGrid>
      <w:tr w:rsidR="0055485A" w14:paraId="573437A9" w14:textId="77777777">
        <w:trPr>
          <w:tblHeader/>
        </w:trPr>
        <w:tc>
          <w:tcPr>
            <w:tcW w:w="1646" w:type="dxa"/>
            <w:shd w:val="clear" w:color="auto" w:fill="D9D9D9"/>
            <w:tcMar>
              <w:top w:w="60" w:type="dxa"/>
              <w:left w:w="80" w:type="dxa"/>
              <w:bottom w:w="60" w:type="dxa"/>
              <w:right w:w="80" w:type="dxa"/>
            </w:tcMar>
            <w:vAlign w:val="center"/>
          </w:tcPr>
          <w:p w14:paraId="7687E853" w14:textId="77777777" w:rsidR="0055485A" w:rsidRDefault="00000000">
            <w:pPr>
              <w:spacing w:after="40"/>
            </w:pPr>
            <w:r>
              <w:rPr>
                <w:b/>
                <w:bCs/>
                <w:sz w:val="17"/>
                <w:szCs w:val="17"/>
              </w:rPr>
              <w:t>Toma</w:t>
            </w:r>
          </w:p>
        </w:tc>
        <w:tc>
          <w:tcPr>
            <w:tcW w:w="1251" w:type="dxa"/>
            <w:shd w:val="clear" w:color="auto" w:fill="D9D9D9"/>
            <w:tcMar>
              <w:top w:w="60" w:type="dxa"/>
              <w:left w:w="80" w:type="dxa"/>
              <w:bottom w:w="60" w:type="dxa"/>
              <w:right w:w="80" w:type="dxa"/>
            </w:tcMar>
            <w:vAlign w:val="center"/>
          </w:tcPr>
          <w:p w14:paraId="56E8AE17" w14:textId="77777777" w:rsidR="0055485A" w:rsidRDefault="00000000">
            <w:pPr>
              <w:spacing w:after="40"/>
            </w:pPr>
            <w:r>
              <w:rPr>
                <w:b/>
                <w:bCs/>
                <w:sz w:val="17"/>
                <w:szCs w:val="17"/>
              </w:rPr>
              <w:t>Duración</w:t>
            </w:r>
          </w:p>
        </w:tc>
        <w:tc>
          <w:tcPr>
            <w:tcW w:w="1328" w:type="dxa"/>
            <w:shd w:val="clear" w:color="auto" w:fill="D9D9D9"/>
            <w:tcMar>
              <w:top w:w="60" w:type="dxa"/>
              <w:left w:w="80" w:type="dxa"/>
              <w:bottom w:w="60" w:type="dxa"/>
              <w:right w:w="80" w:type="dxa"/>
            </w:tcMar>
            <w:vAlign w:val="center"/>
          </w:tcPr>
          <w:p w14:paraId="376B7E99" w14:textId="77777777" w:rsidR="0055485A" w:rsidRDefault="00000000">
            <w:pPr>
              <w:spacing w:after="40"/>
            </w:pPr>
            <w:r>
              <w:rPr>
                <w:b/>
                <w:bCs/>
                <w:sz w:val="17"/>
                <w:szCs w:val="17"/>
              </w:rPr>
              <w:t>% detección</w:t>
            </w:r>
          </w:p>
        </w:tc>
        <w:tc>
          <w:tcPr>
            <w:tcW w:w="1210" w:type="dxa"/>
            <w:shd w:val="clear" w:color="auto" w:fill="D9D9D9"/>
            <w:tcMar>
              <w:top w:w="60" w:type="dxa"/>
              <w:left w:w="80" w:type="dxa"/>
              <w:bottom w:w="60" w:type="dxa"/>
              <w:right w:w="80" w:type="dxa"/>
            </w:tcMar>
            <w:vAlign w:val="center"/>
          </w:tcPr>
          <w:p w14:paraId="31E4900B" w14:textId="77777777" w:rsidR="0055485A" w:rsidRDefault="00000000">
            <w:pPr>
              <w:spacing w:after="40"/>
            </w:pPr>
            <w:r>
              <w:rPr>
                <w:b/>
                <w:bCs/>
                <w:sz w:val="17"/>
                <w:szCs w:val="17"/>
              </w:rPr>
              <w:t>Pérdidas</w:t>
            </w:r>
          </w:p>
        </w:tc>
        <w:tc>
          <w:tcPr>
            <w:tcW w:w="858" w:type="dxa"/>
            <w:shd w:val="clear" w:color="auto" w:fill="D9D9D9"/>
            <w:tcMar>
              <w:top w:w="60" w:type="dxa"/>
              <w:left w:w="80" w:type="dxa"/>
              <w:bottom w:w="60" w:type="dxa"/>
              <w:right w:w="80" w:type="dxa"/>
            </w:tcMar>
            <w:vAlign w:val="center"/>
          </w:tcPr>
          <w:p w14:paraId="2876D562" w14:textId="77777777" w:rsidR="0055485A" w:rsidRDefault="00000000">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858" w:type="dxa"/>
            <w:shd w:val="clear" w:color="auto" w:fill="D9D9D9"/>
            <w:tcMar>
              <w:top w:w="60" w:type="dxa"/>
              <w:left w:w="80" w:type="dxa"/>
              <w:bottom w:w="60" w:type="dxa"/>
              <w:right w:w="80" w:type="dxa"/>
            </w:tcMar>
            <w:vAlign w:val="center"/>
          </w:tcPr>
          <w:p w14:paraId="71E4CCD7" w14:textId="77777777" w:rsidR="0055485A" w:rsidRDefault="00000000">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916" w:type="dxa"/>
            <w:shd w:val="clear" w:color="auto" w:fill="D9D9D9"/>
            <w:tcMar>
              <w:top w:w="60" w:type="dxa"/>
              <w:left w:w="80" w:type="dxa"/>
              <w:bottom w:w="60" w:type="dxa"/>
              <w:right w:w="80" w:type="dxa"/>
            </w:tcMar>
            <w:vAlign w:val="center"/>
          </w:tcPr>
          <w:p w14:paraId="719355CE" w14:textId="77777777" w:rsidR="0055485A" w:rsidRDefault="00000000">
            <w:pPr>
              <w:spacing w:after="40"/>
            </w:pPr>
            <w:r>
              <w:rPr>
                <w:b/>
                <w:bCs/>
                <w:sz w:val="17"/>
                <w:szCs w:val="17"/>
              </w:rPr>
              <w:t>Saltos &gt;0,8 m</w:t>
            </w:r>
          </w:p>
        </w:tc>
        <w:tc>
          <w:tcPr>
            <w:tcW w:w="1433" w:type="dxa"/>
            <w:shd w:val="clear" w:color="auto" w:fill="D9D9D9"/>
            <w:tcMar>
              <w:top w:w="60" w:type="dxa"/>
              <w:left w:w="80" w:type="dxa"/>
              <w:bottom w:w="60" w:type="dxa"/>
              <w:right w:w="80" w:type="dxa"/>
            </w:tcMar>
            <w:vAlign w:val="center"/>
          </w:tcPr>
          <w:p w14:paraId="3C4FA9DC" w14:textId="77777777" w:rsidR="0055485A" w:rsidRDefault="00000000">
            <w:pPr>
              <w:spacing w:after="40"/>
            </w:pPr>
            <w:r>
              <w:rPr>
                <w:b/>
                <w:bCs/>
                <w:sz w:val="17"/>
                <w:szCs w:val="17"/>
              </w:rPr>
              <w:t xml:space="preserve">Saturación </w:t>
            </w:r>
            <w:proofErr w:type="spellStart"/>
            <w:r>
              <w:rPr>
                <w:b/>
                <w:bCs/>
                <w:sz w:val="17"/>
                <w:szCs w:val="17"/>
              </w:rPr>
              <w:t>wz</w:t>
            </w:r>
            <w:proofErr w:type="spellEnd"/>
          </w:p>
        </w:tc>
      </w:tr>
      <w:tr w:rsidR="0055485A" w14:paraId="490F6F98" w14:textId="77777777">
        <w:tc>
          <w:tcPr>
            <w:tcW w:w="1646" w:type="dxa"/>
            <w:tcMar>
              <w:top w:w="60" w:type="dxa"/>
              <w:left w:w="80" w:type="dxa"/>
              <w:bottom w:w="60" w:type="dxa"/>
              <w:right w:w="80" w:type="dxa"/>
            </w:tcMar>
            <w:vAlign w:val="center"/>
          </w:tcPr>
          <w:p w14:paraId="094826F7" w14:textId="77777777" w:rsidR="0055485A" w:rsidRDefault="00000000">
            <w:pPr>
              <w:spacing w:after="40"/>
            </w:pPr>
            <w:r>
              <w:rPr>
                <w:sz w:val="17"/>
                <w:szCs w:val="17"/>
              </w:rPr>
              <w:t>Original (sin corregir)</w:t>
            </w:r>
          </w:p>
        </w:tc>
        <w:tc>
          <w:tcPr>
            <w:tcW w:w="1251" w:type="dxa"/>
            <w:tcMar>
              <w:top w:w="60" w:type="dxa"/>
              <w:left w:w="80" w:type="dxa"/>
              <w:bottom w:w="60" w:type="dxa"/>
              <w:right w:w="80" w:type="dxa"/>
            </w:tcMar>
            <w:vAlign w:val="center"/>
          </w:tcPr>
          <w:p w14:paraId="300B79AB" w14:textId="77777777" w:rsidR="0055485A" w:rsidRDefault="00000000">
            <w:pPr>
              <w:spacing w:after="40"/>
            </w:pPr>
            <w:r>
              <w:rPr>
                <w:sz w:val="17"/>
                <w:szCs w:val="17"/>
              </w:rPr>
              <w:t>759,8 s</w:t>
            </w:r>
          </w:p>
        </w:tc>
        <w:tc>
          <w:tcPr>
            <w:tcW w:w="1328" w:type="dxa"/>
            <w:tcMar>
              <w:top w:w="60" w:type="dxa"/>
              <w:left w:w="80" w:type="dxa"/>
              <w:bottom w:w="60" w:type="dxa"/>
              <w:right w:w="80" w:type="dxa"/>
            </w:tcMar>
            <w:vAlign w:val="center"/>
          </w:tcPr>
          <w:p w14:paraId="434767D8" w14:textId="77777777" w:rsidR="0055485A" w:rsidRDefault="00000000">
            <w:pPr>
              <w:spacing w:after="40"/>
            </w:pPr>
            <w:r>
              <w:rPr>
                <w:sz w:val="17"/>
                <w:szCs w:val="17"/>
              </w:rPr>
              <w:t>32,3 %</w:t>
            </w:r>
          </w:p>
        </w:tc>
        <w:tc>
          <w:tcPr>
            <w:tcW w:w="1210" w:type="dxa"/>
            <w:tcMar>
              <w:top w:w="60" w:type="dxa"/>
              <w:left w:w="80" w:type="dxa"/>
              <w:bottom w:w="60" w:type="dxa"/>
              <w:right w:w="80" w:type="dxa"/>
            </w:tcMar>
            <w:vAlign w:val="center"/>
          </w:tcPr>
          <w:p w14:paraId="25679154" w14:textId="77777777" w:rsidR="0055485A" w:rsidRDefault="00000000">
            <w:pPr>
              <w:spacing w:after="40"/>
            </w:pPr>
            <w:r>
              <w:rPr>
                <w:sz w:val="17"/>
                <w:szCs w:val="17"/>
              </w:rPr>
              <w:t>79</w:t>
            </w:r>
          </w:p>
        </w:tc>
        <w:tc>
          <w:tcPr>
            <w:tcW w:w="858" w:type="dxa"/>
            <w:tcMar>
              <w:top w:w="60" w:type="dxa"/>
              <w:left w:w="80" w:type="dxa"/>
              <w:bottom w:w="60" w:type="dxa"/>
              <w:right w:w="80" w:type="dxa"/>
            </w:tcMar>
            <w:vAlign w:val="center"/>
          </w:tcPr>
          <w:p w14:paraId="113EFE6A" w14:textId="77777777" w:rsidR="0055485A" w:rsidRDefault="00000000">
            <w:pPr>
              <w:spacing w:after="40"/>
            </w:pPr>
            <w:r>
              <w:rPr>
                <w:sz w:val="17"/>
                <w:szCs w:val="17"/>
              </w:rPr>
              <w:t>0,519 m</w:t>
            </w:r>
          </w:p>
        </w:tc>
        <w:tc>
          <w:tcPr>
            <w:tcW w:w="858" w:type="dxa"/>
            <w:tcMar>
              <w:top w:w="60" w:type="dxa"/>
              <w:left w:w="80" w:type="dxa"/>
              <w:bottom w:w="60" w:type="dxa"/>
              <w:right w:w="80" w:type="dxa"/>
            </w:tcMar>
            <w:vAlign w:val="center"/>
          </w:tcPr>
          <w:p w14:paraId="38B2D325" w14:textId="77777777" w:rsidR="0055485A" w:rsidRDefault="00000000">
            <w:pPr>
              <w:spacing w:after="40"/>
            </w:pPr>
            <w:r>
              <w:rPr>
                <w:sz w:val="17"/>
                <w:szCs w:val="17"/>
              </w:rPr>
              <w:t>0,935 m</w:t>
            </w:r>
          </w:p>
        </w:tc>
        <w:tc>
          <w:tcPr>
            <w:tcW w:w="916" w:type="dxa"/>
            <w:tcMar>
              <w:top w:w="60" w:type="dxa"/>
              <w:left w:w="80" w:type="dxa"/>
              <w:bottom w:w="60" w:type="dxa"/>
              <w:right w:w="80" w:type="dxa"/>
            </w:tcMar>
            <w:vAlign w:val="center"/>
          </w:tcPr>
          <w:p w14:paraId="3F5AF37B" w14:textId="77777777" w:rsidR="0055485A" w:rsidRDefault="00000000">
            <w:pPr>
              <w:spacing w:after="40"/>
            </w:pPr>
            <w:r>
              <w:rPr>
                <w:sz w:val="17"/>
                <w:szCs w:val="17"/>
              </w:rPr>
              <w:t>3,5 %</w:t>
            </w:r>
          </w:p>
        </w:tc>
        <w:tc>
          <w:tcPr>
            <w:tcW w:w="1433" w:type="dxa"/>
            <w:tcMar>
              <w:top w:w="60" w:type="dxa"/>
              <w:left w:w="80" w:type="dxa"/>
              <w:bottom w:w="60" w:type="dxa"/>
              <w:right w:w="80" w:type="dxa"/>
            </w:tcMar>
            <w:vAlign w:val="center"/>
          </w:tcPr>
          <w:p w14:paraId="1F3B82A3" w14:textId="77777777" w:rsidR="0055485A" w:rsidRDefault="00000000">
            <w:pPr>
              <w:spacing w:after="40"/>
            </w:pPr>
            <w:r>
              <w:rPr>
                <w:sz w:val="17"/>
                <w:szCs w:val="17"/>
              </w:rPr>
              <w:t>95,7 %</w:t>
            </w:r>
          </w:p>
        </w:tc>
      </w:tr>
      <w:tr w:rsidR="0055485A" w14:paraId="63A9DDF1" w14:textId="77777777">
        <w:tc>
          <w:tcPr>
            <w:tcW w:w="1646" w:type="dxa"/>
            <w:tcMar>
              <w:top w:w="60" w:type="dxa"/>
              <w:left w:w="80" w:type="dxa"/>
              <w:bottom w:w="60" w:type="dxa"/>
              <w:right w:w="80" w:type="dxa"/>
            </w:tcMar>
            <w:vAlign w:val="center"/>
          </w:tcPr>
          <w:p w14:paraId="703905E3" w14:textId="77777777" w:rsidR="0055485A" w:rsidRDefault="00000000">
            <w:pPr>
              <w:spacing w:after="40"/>
            </w:pPr>
            <w:r>
              <w:rPr>
                <w:sz w:val="17"/>
                <w:szCs w:val="17"/>
              </w:rPr>
              <w:t>+ filtro de continuidad</w:t>
            </w:r>
          </w:p>
        </w:tc>
        <w:tc>
          <w:tcPr>
            <w:tcW w:w="1251" w:type="dxa"/>
            <w:tcMar>
              <w:top w:w="60" w:type="dxa"/>
              <w:left w:w="80" w:type="dxa"/>
              <w:bottom w:w="60" w:type="dxa"/>
              <w:right w:w="80" w:type="dxa"/>
            </w:tcMar>
            <w:vAlign w:val="center"/>
          </w:tcPr>
          <w:p w14:paraId="56A3D657" w14:textId="77777777" w:rsidR="0055485A" w:rsidRDefault="00000000">
            <w:pPr>
              <w:spacing w:after="40"/>
            </w:pPr>
            <w:r>
              <w:rPr>
                <w:sz w:val="17"/>
                <w:szCs w:val="17"/>
              </w:rPr>
              <w:t>249,0 s</w:t>
            </w:r>
          </w:p>
        </w:tc>
        <w:tc>
          <w:tcPr>
            <w:tcW w:w="1328" w:type="dxa"/>
            <w:tcMar>
              <w:top w:w="60" w:type="dxa"/>
              <w:left w:w="80" w:type="dxa"/>
              <w:bottom w:w="60" w:type="dxa"/>
              <w:right w:w="80" w:type="dxa"/>
            </w:tcMar>
            <w:vAlign w:val="center"/>
          </w:tcPr>
          <w:p w14:paraId="6662B1A1" w14:textId="77777777" w:rsidR="0055485A" w:rsidRDefault="00000000">
            <w:pPr>
              <w:spacing w:after="40"/>
            </w:pPr>
            <w:r>
              <w:rPr>
                <w:sz w:val="17"/>
                <w:szCs w:val="17"/>
              </w:rPr>
              <w:t>71,7 %</w:t>
            </w:r>
          </w:p>
        </w:tc>
        <w:tc>
          <w:tcPr>
            <w:tcW w:w="1210" w:type="dxa"/>
            <w:tcMar>
              <w:top w:w="60" w:type="dxa"/>
              <w:left w:w="80" w:type="dxa"/>
              <w:bottom w:w="60" w:type="dxa"/>
              <w:right w:w="80" w:type="dxa"/>
            </w:tcMar>
            <w:vAlign w:val="center"/>
          </w:tcPr>
          <w:p w14:paraId="73454826" w14:textId="77777777" w:rsidR="0055485A" w:rsidRDefault="00000000">
            <w:pPr>
              <w:spacing w:after="40"/>
            </w:pPr>
            <w:r>
              <w:rPr>
                <w:sz w:val="17"/>
                <w:szCs w:val="17"/>
              </w:rPr>
              <w:t>43</w:t>
            </w:r>
          </w:p>
        </w:tc>
        <w:tc>
          <w:tcPr>
            <w:tcW w:w="858" w:type="dxa"/>
            <w:tcMar>
              <w:top w:w="60" w:type="dxa"/>
              <w:left w:w="80" w:type="dxa"/>
              <w:bottom w:w="60" w:type="dxa"/>
              <w:right w:w="80" w:type="dxa"/>
            </w:tcMar>
            <w:vAlign w:val="center"/>
          </w:tcPr>
          <w:p w14:paraId="43EDD1C4" w14:textId="77777777" w:rsidR="0055485A" w:rsidRDefault="00000000">
            <w:pPr>
              <w:spacing w:after="40"/>
            </w:pPr>
            <w:r>
              <w:rPr>
                <w:sz w:val="17"/>
                <w:szCs w:val="17"/>
              </w:rPr>
              <w:t>0,534 m</w:t>
            </w:r>
          </w:p>
        </w:tc>
        <w:tc>
          <w:tcPr>
            <w:tcW w:w="858" w:type="dxa"/>
            <w:tcMar>
              <w:top w:w="60" w:type="dxa"/>
              <w:left w:w="80" w:type="dxa"/>
              <w:bottom w:w="60" w:type="dxa"/>
              <w:right w:w="80" w:type="dxa"/>
            </w:tcMar>
            <w:vAlign w:val="center"/>
          </w:tcPr>
          <w:p w14:paraId="15951EB4" w14:textId="77777777" w:rsidR="0055485A" w:rsidRDefault="00000000">
            <w:pPr>
              <w:spacing w:after="40"/>
            </w:pPr>
            <w:r>
              <w:rPr>
                <w:sz w:val="17"/>
                <w:szCs w:val="17"/>
              </w:rPr>
              <w:t>0,725 m</w:t>
            </w:r>
          </w:p>
        </w:tc>
        <w:tc>
          <w:tcPr>
            <w:tcW w:w="916" w:type="dxa"/>
            <w:tcMar>
              <w:top w:w="60" w:type="dxa"/>
              <w:left w:w="80" w:type="dxa"/>
              <w:bottom w:w="60" w:type="dxa"/>
              <w:right w:w="80" w:type="dxa"/>
            </w:tcMar>
            <w:vAlign w:val="center"/>
          </w:tcPr>
          <w:p w14:paraId="14C79258" w14:textId="77777777" w:rsidR="0055485A" w:rsidRDefault="00000000">
            <w:pPr>
              <w:spacing w:after="40"/>
            </w:pPr>
            <w:r>
              <w:rPr>
                <w:sz w:val="17"/>
                <w:szCs w:val="17"/>
              </w:rPr>
              <w:t>2,2 %</w:t>
            </w:r>
          </w:p>
        </w:tc>
        <w:tc>
          <w:tcPr>
            <w:tcW w:w="1433" w:type="dxa"/>
            <w:tcMar>
              <w:top w:w="60" w:type="dxa"/>
              <w:left w:w="80" w:type="dxa"/>
              <w:bottom w:w="60" w:type="dxa"/>
              <w:right w:w="80" w:type="dxa"/>
            </w:tcMar>
            <w:vAlign w:val="center"/>
          </w:tcPr>
          <w:p w14:paraId="4746013A" w14:textId="77777777" w:rsidR="0055485A" w:rsidRDefault="00000000">
            <w:pPr>
              <w:spacing w:after="40"/>
            </w:pPr>
            <w:r>
              <w:rPr>
                <w:sz w:val="17"/>
                <w:szCs w:val="17"/>
              </w:rPr>
              <w:t>99,3 %</w:t>
            </w:r>
          </w:p>
        </w:tc>
      </w:tr>
      <w:tr w:rsidR="0055485A" w14:paraId="5F58AE37" w14:textId="77777777">
        <w:tc>
          <w:tcPr>
            <w:tcW w:w="1646" w:type="dxa"/>
            <w:tcMar>
              <w:top w:w="60" w:type="dxa"/>
              <w:left w:w="80" w:type="dxa"/>
              <w:bottom w:w="60" w:type="dxa"/>
              <w:right w:w="80" w:type="dxa"/>
            </w:tcMar>
            <w:vAlign w:val="center"/>
          </w:tcPr>
          <w:p w14:paraId="06B45885" w14:textId="77777777" w:rsidR="0055485A" w:rsidRDefault="00000000">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1251" w:type="dxa"/>
            <w:tcMar>
              <w:top w:w="60" w:type="dxa"/>
              <w:left w:w="80" w:type="dxa"/>
              <w:bottom w:w="60" w:type="dxa"/>
              <w:right w:w="80" w:type="dxa"/>
            </w:tcMar>
            <w:vAlign w:val="center"/>
          </w:tcPr>
          <w:p w14:paraId="4FB4A45B" w14:textId="77777777" w:rsidR="0055485A" w:rsidRDefault="00000000">
            <w:pPr>
              <w:spacing w:after="40"/>
            </w:pPr>
            <w:r>
              <w:rPr>
                <w:sz w:val="17"/>
                <w:szCs w:val="17"/>
              </w:rPr>
              <w:t>53,1 s</w:t>
            </w:r>
          </w:p>
        </w:tc>
        <w:tc>
          <w:tcPr>
            <w:tcW w:w="1328" w:type="dxa"/>
            <w:tcMar>
              <w:top w:w="60" w:type="dxa"/>
              <w:left w:w="80" w:type="dxa"/>
              <w:bottom w:w="60" w:type="dxa"/>
              <w:right w:w="80" w:type="dxa"/>
            </w:tcMar>
            <w:vAlign w:val="center"/>
          </w:tcPr>
          <w:p w14:paraId="6012202E" w14:textId="77777777" w:rsidR="0055485A" w:rsidRDefault="00000000">
            <w:pPr>
              <w:spacing w:after="40"/>
            </w:pPr>
            <w:r>
              <w:rPr>
                <w:sz w:val="17"/>
                <w:szCs w:val="17"/>
              </w:rPr>
              <w:t>82,6 %</w:t>
            </w:r>
          </w:p>
        </w:tc>
        <w:tc>
          <w:tcPr>
            <w:tcW w:w="1210" w:type="dxa"/>
            <w:tcMar>
              <w:top w:w="60" w:type="dxa"/>
              <w:left w:w="80" w:type="dxa"/>
              <w:bottom w:w="60" w:type="dxa"/>
              <w:right w:w="80" w:type="dxa"/>
            </w:tcMar>
            <w:vAlign w:val="center"/>
          </w:tcPr>
          <w:p w14:paraId="32697ED8" w14:textId="77777777" w:rsidR="0055485A" w:rsidRDefault="00000000">
            <w:pPr>
              <w:spacing w:after="40"/>
            </w:pPr>
            <w:r>
              <w:rPr>
                <w:sz w:val="17"/>
                <w:szCs w:val="17"/>
              </w:rPr>
              <w:t>13</w:t>
            </w:r>
          </w:p>
        </w:tc>
        <w:tc>
          <w:tcPr>
            <w:tcW w:w="858" w:type="dxa"/>
            <w:tcMar>
              <w:top w:w="60" w:type="dxa"/>
              <w:left w:w="80" w:type="dxa"/>
              <w:bottom w:w="60" w:type="dxa"/>
              <w:right w:w="80" w:type="dxa"/>
            </w:tcMar>
            <w:vAlign w:val="center"/>
          </w:tcPr>
          <w:p w14:paraId="14340128" w14:textId="77777777" w:rsidR="0055485A" w:rsidRDefault="00000000">
            <w:pPr>
              <w:spacing w:after="40"/>
            </w:pPr>
            <w:r>
              <w:rPr>
                <w:sz w:val="17"/>
                <w:szCs w:val="17"/>
              </w:rPr>
              <w:t>0,491 m</w:t>
            </w:r>
          </w:p>
        </w:tc>
        <w:tc>
          <w:tcPr>
            <w:tcW w:w="858" w:type="dxa"/>
            <w:tcMar>
              <w:top w:w="60" w:type="dxa"/>
              <w:left w:w="80" w:type="dxa"/>
              <w:bottom w:w="60" w:type="dxa"/>
              <w:right w:w="80" w:type="dxa"/>
            </w:tcMar>
            <w:vAlign w:val="center"/>
          </w:tcPr>
          <w:p w14:paraId="2A1D2975" w14:textId="77777777" w:rsidR="0055485A" w:rsidRDefault="00000000">
            <w:pPr>
              <w:spacing w:after="40"/>
            </w:pPr>
            <w:r>
              <w:rPr>
                <w:sz w:val="17"/>
                <w:szCs w:val="17"/>
              </w:rPr>
              <w:t>0,609 m</w:t>
            </w:r>
          </w:p>
        </w:tc>
        <w:tc>
          <w:tcPr>
            <w:tcW w:w="916" w:type="dxa"/>
            <w:tcMar>
              <w:top w:w="60" w:type="dxa"/>
              <w:left w:w="80" w:type="dxa"/>
              <w:bottom w:w="60" w:type="dxa"/>
              <w:right w:w="80" w:type="dxa"/>
            </w:tcMar>
            <w:vAlign w:val="center"/>
          </w:tcPr>
          <w:p w14:paraId="3BCC43BF" w14:textId="77777777" w:rsidR="0055485A" w:rsidRDefault="00000000">
            <w:pPr>
              <w:spacing w:after="40"/>
            </w:pPr>
            <w:r>
              <w:rPr>
                <w:sz w:val="17"/>
                <w:szCs w:val="17"/>
              </w:rPr>
              <w:t>0,7 %</w:t>
            </w:r>
          </w:p>
        </w:tc>
        <w:tc>
          <w:tcPr>
            <w:tcW w:w="1433" w:type="dxa"/>
            <w:tcMar>
              <w:top w:w="60" w:type="dxa"/>
              <w:left w:w="80" w:type="dxa"/>
              <w:bottom w:w="60" w:type="dxa"/>
              <w:right w:w="80" w:type="dxa"/>
            </w:tcMar>
            <w:vAlign w:val="center"/>
          </w:tcPr>
          <w:p w14:paraId="264FD2DA" w14:textId="77777777" w:rsidR="0055485A" w:rsidRDefault="00000000">
            <w:pPr>
              <w:spacing w:after="40"/>
            </w:pPr>
            <w:r>
              <w:rPr>
                <w:sz w:val="17"/>
                <w:szCs w:val="17"/>
              </w:rPr>
              <w:t>86,9 %</w:t>
            </w:r>
          </w:p>
        </w:tc>
      </w:tr>
    </w:tbl>
    <w:p w14:paraId="68205695" w14:textId="77777777" w:rsidR="0055485A" w:rsidRDefault="00000000">
      <w:pPr>
        <w:spacing w:after="120" w:line="276" w:lineRule="auto"/>
        <w:jc w:val="both"/>
      </w:pPr>
      <w:r>
        <w:t xml:space="preserve">Las cifras de saltos y saturación se calcularon el 21 de julio </w:t>
      </w:r>
      <w:del w:id="1219" w:author="Claude" w:date="2026-10-14T12:00:00Z">
        <w:r>
          <w:delText>con el pipeline</w:delText>
        </w:r>
      </w:del>
      <w:ins w:id="1220" w:author="Claude" w:date="2026-10-14T12:00:00Z">
        <w:r>
          <w:t>aplicando el procedimiento de análisis</w:t>
        </w:r>
      </w:ins>
      <w:r>
        <w:t xml:space="preserve"> estándar </w:t>
      </w:r>
      <w:del w:id="1221" w:author="Claude" w:date="2026-10-14T12:00:00Z">
        <w:r>
          <w:delText>sobre</w:delText>
        </w:r>
      </w:del>
      <w:ins w:id="1222" w:author="Claude" w:date="2026-10-14T12:00:00Z">
        <w:r>
          <w:t>a</w:t>
        </w:r>
      </w:ins>
      <w:r>
        <w:t xml:space="preserve"> los tres registros </w:t>
      </w:r>
      <w:del w:id="1223" w:author="Claude" w:date="2026-10-14T12:00:00Z">
        <w:r>
          <w:delText>originales; el</w:delText>
        </w:r>
      </w:del>
      <w:ins w:id="1224" w:author="Claude" w:date="2026-10-14T12:00:00Z">
        <w:r>
          <w:t>originales. El</w:t>
        </w:r>
      </w:ins>
      <w:r>
        <w:t xml:space="preserve"> porcentaje de saltos</w:t>
      </w:r>
      <w:ins w:id="1225" w:author="Claude" w:date="2026-10-14T12:00:00Z">
        <w:r>
          <w:t xml:space="preserve"> se</w:t>
        </w:r>
      </w:ins>
      <w:r>
        <w:t xml:space="preserve"> </w:t>
      </w:r>
      <w:r>
        <w:lastRenderedPageBreak/>
        <w:t xml:space="preserve">reprodujo con exactitud en dos de las tres tomas y </w:t>
      </w:r>
      <w:ins w:id="1226" w:author="Claude" w:date="2026-10-14T12:00:00Z">
        <w:r>
          <w:t xml:space="preserve">salió </w:t>
        </w:r>
      </w:ins>
      <w:r>
        <w:t xml:space="preserve">algo más bajo en la tercera, </w:t>
      </w:r>
      <w:ins w:id="1227" w:author="Claude" w:date="2026-10-14T12:00:00Z">
        <w:r>
          <w:t xml:space="preserve">una </w:t>
        </w:r>
      </w:ins>
      <w:r>
        <w:t xml:space="preserve">diferencia menor atribuible a </w:t>
      </w:r>
      <w:del w:id="1228" w:author="Claude" w:date="2026-10-14T12:00:00Z">
        <w:r>
          <w:delText>la reconstrucción de una</w:delText>
        </w:r>
      </w:del>
      <w:ins w:id="1229" w:author="Claude" w:date="2026-10-14T12:00:00Z">
        <w:r>
          <w:t>que la</w:t>
        </w:r>
      </w:ins>
      <w:r>
        <w:t xml:space="preserve"> metodología </w:t>
      </w:r>
      <w:del w:id="1230" w:author="Claude" w:date="2026-10-14T12:00:00Z">
        <w:r>
          <w:delText>antes ad-hoc.</w:delText>
        </w:r>
      </w:del>
      <w:ins w:id="1231" w:author="Claude" w:date="2026-10-14T12:00:00Z">
        <w:r>
          <w:t>inicial no estaba sistematizada.</w:t>
        </w:r>
      </w:ins>
    </w:p>
    <w:p w14:paraId="3BA693D5" w14:textId="77777777" w:rsidR="0055485A" w:rsidRDefault="00000000">
      <w:pPr>
        <w:spacing w:after="120" w:line="276" w:lineRule="auto"/>
        <w:jc w:val="both"/>
      </w:pPr>
      <w:r>
        <w:t xml:space="preserve">Los tres ajustes encadenados redujeron claramente los saltos de posición </w:t>
      </w:r>
      <w:del w:id="1232" w:author="Claude" w:date="2026-10-14T12:00:00Z">
        <w:r>
          <w:delText>implausibles</w:delText>
        </w:r>
      </w:del>
      <w:ins w:id="1233" w:author="Claude" w:date="2026-10-14T12:00:00Z">
        <w:r>
          <w:t>inverosímiles</w:t>
        </w:r>
      </w:ins>
      <w:r>
        <w:t xml:space="preserve"> y aumentaron la </w:t>
      </w:r>
      <w:del w:id="1234" w:author="Claude" w:date="2026-10-14T12:00:00Z">
        <w:r>
          <w:delText>detección:</w:delText>
        </w:r>
      </w:del>
      <w:ins w:id="1235" w:author="Claude" w:date="2026-10-14T12:00:00Z">
        <w:r>
          <w:t>detección; con</w:t>
        </w:r>
      </w:ins>
      <w:r>
        <w:t xml:space="preserve"> menos </w:t>
      </w:r>
      <w:del w:id="1236" w:author="Claude" w:date="2026-10-14T12:00:00Z">
        <w:r>
          <w:delText>saltos producen un</w:delText>
        </w:r>
      </w:del>
      <w:ins w:id="1237" w:author="Claude" w:date="2026-10-14T12:00:00Z">
        <w:r>
          <w:t>saltos, el filtro de</w:t>
        </w:r>
      </w:ins>
      <w:r>
        <w:t xml:space="preserve"> Kalman</w:t>
      </w:r>
      <w:ins w:id="1238" w:author="Claude" w:date="2026-10-14T12:00:00Z">
        <w:r>
          <w:t xml:space="preserve"> es</w:t>
        </w:r>
      </w:ins>
      <w:r>
        <w:t xml:space="preserve"> más estable. La saturación </w:t>
      </w:r>
      <w:del w:id="1239" w:author="Claude" w:date="2026-10-14T12:00:00Z">
        <w:r>
          <w:delText>angular</w:delText>
        </w:r>
      </w:del>
      <w:ins w:id="1240" w:author="Claude" w:date="2026-10-14T12:00:00Z">
        <w:r>
          <w:t>angular, en cambio,</w:t>
        </w:r>
      </w:ins>
      <w:r>
        <w:t xml:space="preserve"> no mejora de forma sostenida, porque los ajustes </w:t>
      </w:r>
      <w:del w:id="1241" w:author="Claude" w:date="2026-10-14T12:00:00Z">
        <w:r>
          <w:delText>atacan</w:delText>
        </w:r>
      </w:del>
      <w:ins w:id="1242" w:author="Claude" w:date="2026-10-14T12:00:00Z">
        <w:r>
          <w:t>actúan sobre</w:t>
        </w:r>
      </w:ins>
      <w:r>
        <w:t xml:space="preserve"> la continuidad de la detección y no</w:t>
      </w:r>
      <w:ins w:id="1243" w:author="Claude" w:date="2026-10-14T12:00:00Z">
        <w:r>
          <w:t xml:space="preserve"> sobre</w:t>
        </w:r>
      </w:ins>
      <w:r>
        <w:t xml:space="preserve"> la ganancia del controlador angular. El ajuste que sí la </w:t>
      </w:r>
      <w:del w:id="1244" w:author="Claude" w:date="2026-10-14T12:00:00Z">
        <w:r>
          <w:delText>reduce (atenuación por proximidad, 4.5)</w:delText>
        </w:r>
      </w:del>
      <w:ins w:id="1245" w:author="Claude" w:date="2026-10-14T12:00:00Z">
        <w:r>
          <w:t>reduce, la atenuación por proximidad (apartado 4.5),</w:t>
        </w:r>
      </w:ins>
      <w:r>
        <w:t xml:space="preserve"> se incorporó más tarde, el 15 de julio.</w:t>
      </w:r>
    </w:p>
    <w:p w14:paraId="008215F8" w14:textId="77777777" w:rsidR="0055485A" w:rsidRDefault="00000000">
      <w:pPr>
        <w:keepNext/>
        <w:spacing w:after="120"/>
        <w:jc w:val="center"/>
      </w:pPr>
      <w:r>
        <w:t>La Figura 5.2 recoge la distancia medida en la toma con los tres ajustes ya aplicados.</w:t>
      </w:r>
    </w:p>
    <w:p w14:paraId="1991786E" w14:textId="77777777" w:rsidR="0055485A" w:rsidRDefault="00000000">
      <w:pPr>
        <w:keepNext/>
        <w:spacing w:after="120"/>
        <w:jc w:val="center"/>
      </w:pPr>
      <w:del w:id="1246" w:author="Claude" w:date="2026-10-14T12:00:00Z">
        <w:r>
          <w:delText>Figura 5.2Distancia robot-persona en función del tiempo, toma con los tres ajustes de continuidad aplicados.</w:delText>
        </w:r>
      </w:del>
      <w:ins w:id="1247" w:author="Claude" w:date="2026-10-14T12:00:00Z">
        <w:r>
          <w:rPr>
            <w:b/>
            <w:bCs/>
          </w:rPr>
          <w:t>Figura 5.2</w:t>
        </w:r>
        <w:r>
          <w:rPr>
            <w:b/>
            <w:bCs/>
          </w:rPr>
          <w:br/>
        </w:r>
        <w:r>
          <w:rPr>
            <w:i/>
            <w:iCs/>
          </w:rPr>
          <w:t>Distancia robot-persona en función del tiempo, toma con los tres ajustes de continuidad aplicados.</w:t>
        </w:r>
      </w:ins>
    </w:p>
    <w:p w14:paraId="7CC5C350" w14:textId="77777777" w:rsidR="0055485A" w:rsidRDefault="00000000">
      <w:pPr>
        <w:spacing w:before="160" w:after="60"/>
        <w:jc w:val="center"/>
      </w:pPr>
      <w:r>
        <w:rPr>
          <w:noProof/>
        </w:rPr>
        <w:drawing>
          <wp:inline distT="0" distB="0" distL="0" distR="0" wp14:anchorId="3CECAFC8" wp14:editId="5F205C21">
            <wp:extent cx="4572000" cy="2000250"/>
            <wp:effectExtent l="0" t="0" r="0" b="0"/>
            <wp:docPr id="17606967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572000" cy="2000250"/>
                    </a:xfrm>
                    <a:prstGeom prst="rect">
                      <a:avLst/>
                    </a:prstGeom>
                    <a:ln/>
                  </pic:spPr>
                </pic:pic>
              </a:graphicData>
            </a:graphic>
          </wp:inline>
        </w:drawing>
      </w:r>
    </w:p>
    <w:p w14:paraId="49E2D7F9" w14:textId="77777777" w:rsidR="0055485A" w:rsidRDefault="00000000">
      <w:pPr>
        <w:keepNext/>
        <w:spacing w:after="120"/>
        <w:jc w:val="center"/>
      </w:pPr>
      <w:r>
        <w:rPr>
          <w:i/>
          <w:iCs/>
        </w:rPr>
        <w:t>Nota.</w:t>
      </w:r>
      <w:r>
        <w:t xml:space="preserve"> Elaboración propia a partir de los registros de la toma.</w:t>
      </w:r>
    </w:p>
    <w:p w14:paraId="1E845017" w14:textId="77777777" w:rsidR="0055485A" w:rsidRDefault="00000000">
      <w:pPr>
        <w:keepNext/>
        <w:spacing w:after="120"/>
        <w:jc w:val="center"/>
      </w:pPr>
      <w:r>
        <w:t>La Figura 5.3 muestra la velocidad lineal y angular de esa misma toma.</w:t>
      </w:r>
    </w:p>
    <w:p w14:paraId="550133A8" w14:textId="77777777" w:rsidR="0055485A" w:rsidRDefault="00000000">
      <w:pPr>
        <w:keepNext/>
        <w:spacing w:after="120"/>
        <w:jc w:val="center"/>
      </w:pPr>
      <w:del w:id="1248" w:author="Claude" w:date="2026-10-14T12:00:00Z">
        <w:r>
          <w:delText>Figura 5.3Velocidad lineal y angular en función del tiempo, misma toma.</w:delText>
        </w:r>
      </w:del>
      <w:ins w:id="1249" w:author="Claude" w:date="2026-10-14T12:00:00Z">
        <w:r>
          <w:rPr>
            <w:b/>
            <w:bCs/>
          </w:rPr>
          <w:t>Figura 5.3</w:t>
        </w:r>
        <w:r>
          <w:rPr>
            <w:b/>
            <w:bCs/>
          </w:rPr>
          <w:br/>
        </w:r>
        <w:r>
          <w:rPr>
            <w:i/>
            <w:iCs/>
          </w:rPr>
          <w:t>Velocidad lineal y angular en función del tiempo, misma toma.</w:t>
        </w:r>
      </w:ins>
    </w:p>
    <w:p w14:paraId="2A27A1CE" w14:textId="77777777" w:rsidR="0055485A" w:rsidRDefault="00000000">
      <w:pPr>
        <w:spacing w:before="160" w:after="60"/>
        <w:jc w:val="center"/>
      </w:pPr>
      <w:r>
        <w:rPr>
          <w:noProof/>
        </w:rPr>
        <w:drawing>
          <wp:inline distT="0" distB="0" distL="0" distR="0" wp14:anchorId="777B3AF9" wp14:editId="4D924C41">
            <wp:extent cx="4572000" cy="2000250"/>
            <wp:effectExtent l="0" t="0" r="0" b="0"/>
            <wp:docPr id="17606967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2000250"/>
                    </a:xfrm>
                    <a:prstGeom prst="rect">
                      <a:avLst/>
                    </a:prstGeom>
                    <a:ln/>
                  </pic:spPr>
                </pic:pic>
              </a:graphicData>
            </a:graphic>
          </wp:inline>
        </w:drawing>
      </w:r>
    </w:p>
    <w:p w14:paraId="4D771348" w14:textId="77777777" w:rsidR="0055485A" w:rsidRDefault="00000000">
      <w:pPr>
        <w:keepNext/>
        <w:spacing w:after="120"/>
        <w:jc w:val="center"/>
      </w:pPr>
      <w:r>
        <w:rPr>
          <w:i/>
          <w:iCs/>
        </w:rPr>
        <w:lastRenderedPageBreak/>
        <w:t>Nota.</w:t>
      </w:r>
      <w:r>
        <w:t xml:space="preserve"> Elaboración propia a partir de los registros de la toma.</w:t>
      </w:r>
    </w:p>
    <w:p w14:paraId="6C2B9AE1" w14:textId="77777777" w:rsidR="0055485A" w:rsidRDefault="00000000">
      <w:pPr>
        <w:keepNext/>
        <w:spacing w:after="120"/>
        <w:jc w:val="center"/>
      </w:pPr>
      <w:r>
        <w:t xml:space="preserve">La Figura 5.4 muestra la trayectoria resultante, según la </w:t>
      </w:r>
      <w:proofErr w:type="spellStart"/>
      <w:r>
        <w:t>odometría</w:t>
      </w:r>
      <w:proofErr w:type="spellEnd"/>
      <w:r>
        <w:t>.</w:t>
      </w:r>
    </w:p>
    <w:p w14:paraId="5FE18EE4" w14:textId="77777777" w:rsidR="0055485A" w:rsidRDefault="00000000">
      <w:pPr>
        <w:keepNext/>
        <w:spacing w:after="120"/>
        <w:jc w:val="center"/>
      </w:pPr>
      <w:del w:id="1250" w:author="Claude" w:date="2026-10-14T12:00:00Z">
        <w:r>
          <w:delText>Figura 5.4Trayectoria del robot (odometría), misma toma.</w:delText>
        </w:r>
      </w:del>
      <w:ins w:id="1251" w:author="Claude" w:date="2026-10-14T12:00:00Z">
        <w:r>
          <w:rPr>
            <w:b/>
            <w:bCs/>
          </w:rPr>
          <w:t>Figura 5.4</w:t>
        </w:r>
        <w:r>
          <w:rPr>
            <w:b/>
            <w:bCs/>
          </w:rPr>
          <w:br/>
        </w:r>
        <w:r>
          <w:rPr>
            <w:i/>
            <w:iCs/>
          </w:rPr>
          <w:t>Trayectoria del robot (</w:t>
        </w:r>
        <w:proofErr w:type="spellStart"/>
        <w:r>
          <w:rPr>
            <w:i/>
            <w:iCs/>
          </w:rPr>
          <w:t>odometría</w:t>
        </w:r>
        <w:proofErr w:type="spellEnd"/>
        <w:r>
          <w:rPr>
            <w:i/>
            <w:iCs/>
          </w:rPr>
          <w:t>), misma toma.</w:t>
        </w:r>
      </w:ins>
    </w:p>
    <w:p w14:paraId="6B33A30F" w14:textId="77777777" w:rsidR="0055485A" w:rsidRDefault="00000000">
      <w:pPr>
        <w:spacing w:before="160" w:after="60"/>
        <w:jc w:val="center"/>
      </w:pPr>
      <w:r>
        <w:rPr>
          <w:noProof/>
        </w:rPr>
        <w:drawing>
          <wp:inline distT="0" distB="0" distL="0" distR="0" wp14:anchorId="008445BD" wp14:editId="6D741B41">
            <wp:extent cx="3048000" cy="3048000"/>
            <wp:effectExtent l="0" t="0" r="0" b="0"/>
            <wp:docPr id="17606967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048000" cy="3048000"/>
                    </a:xfrm>
                    <a:prstGeom prst="rect">
                      <a:avLst/>
                    </a:prstGeom>
                    <a:ln/>
                  </pic:spPr>
                </pic:pic>
              </a:graphicData>
            </a:graphic>
          </wp:inline>
        </w:drawing>
      </w:r>
    </w:p>
    <w:p w14:paraId="3703554F" w14:textId="77777777" w:rsidR="0055485A" w:rsidRDefault="00000000">
      <w:pPr>
        <w:keepNext/>
        <w:spacing w:after="120"/>
        <w:jc w:val="center"/>
      </w:pPr>
      <w:r>
        <w:rPr>
          <w:i/>
          <w:iCs/>
        </w:rPr>
        <w:t>Nota.</w:t>
      </w:r>
      <w:r>
        <w:t xml:space="preserve"> Elaboración propia a partir de los registros de la toma.</w:t>
      </w:r>
    </w:p>
    <w:p w14:paraId="15EC900B" w14:textId="77777777" w:rsidR="0055485A" w:rsidRDefault="00000000">
      <w:pPr>
        <w:pStyle w:val="Ttulo2"/>
        <w:spacing w:before="240" w:after="80"/>
      </w:pPr>
      <w:r>
        <w:t>5.5 Resultado 3 — Repeticiones por escenario con el sistema estabilizado (22 de julio de 2026)</w:t>
      </w:r>
    </w:p>
    <w:p w14:paraId="2F5EAF64" w14:textId="77777777" w:rsidR="0055485A" w:rsidRDefault="00000000">
      <w:pPr>
        <w:spacing w:after="120" w:line="276" w:lineRule="auto"/>
        <w:jc w:val="both"/>
      </w:pPr>
      <w:r>
        <w:t xml:space="preserve">Con los ajustes del 21 de julio ya </w:t>
      </w:r>
      <w:del w:id="1252" w:author="Claude" w:date="2026-10-14T12:00:00Z">
        <w:r>
          <w:delText>en producción,</w:delText>
        </w:r>
      </w:del>
      <w:ins w:id="1253" w:author="Claude" w:date="2026-10-14T12:00:00Z">
        <w:r>
          <w:t>incorporados,</w:t>
        </w:r>
      </w:ins>
      <w:r>
        <w:t xml:space="preserve"> se repitieron entre dos y tres tomas de cinco escenarios sin riesgo de colisión: recta, curva, distancia corta, parada y oclusión.</w:t>
      </w:r>
    </w:p>
    <w:p w14:paraId="5E7B6E69" w14:textId="77777777" w:rsidR="0055485A" w:rsidRDefault="00000000">
      <w:pPr>
        <w:keepNext/>
        <w:spacing w:after="120"/>
      </w:pPr>
      <w:r>
        <w:rPr>
          <w:b/>
          <w:bCs/>
        </w:rPr>
        <w:t>Tabla 5.3</w:t>
      </w:r>
      <w:r>
        <w:rPr>
          <w:b/>
          <w:bCs/>
        </w:rPr>
        <w:br/>
      </w:r>
      <w:r>
        <w:rPr>
          <w:i/>
          <w:iCs/>
        </w:rPr>
        <w:t>Escenarios con el sistema estabilizado, 22/07</w:t>
      </w:r>
    </w:p>
    <w:tbl>
      <w:tblPr>
        <w:tblStyle w:val="a3"/>
        <w:tblW w:w="8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171"/>
        <w:gridCol w:w="808"/>
        <w:gridCol w:w="895"/>
        <w:gridCol w:w="881"/>
        <w:gridCol w:w="1134"/>
        <w:gridCol w:w="861"/>
        <w:gridCol w:w="992"/>
      </w:tblGrid>
      <w:tr w:rsidR="0055485A" w14:paraId="5D051FF3" w14:textId="77777777">
        <w:trPr>
          <w:tblHeader/>
        </w:trPr>
        <w:tc>
          <w:tcPr>
            <w:tcW w:w="1708" w:type="dxa"/>
            <w:shd w:val="clear" w:color="auto" w:fill="D9D9D9"/>
            <w:tcMar>
              <w:top w:w="60" w:type="dxa"/>
              <w:left w:w="80" w:type="dxa"/>
              <w:bottom w:w="60" w:type="dxa"/>
              <w:right w:w="80" w:type="dxa"/>
            </w:tcMar>
            <w:vAlign w:val="center"/>
          </w:tcPr>
          <w:p w14:paraId="40479F3E" w14:textId="77777777" w:rsidR="0055485A" w:rsidRDefault="00000000">
            <w:pPr>
              <w:spacing w:after="40"/>
            </w:pPr>
            <w:r>
              <w:rPr>
                <w:b/>
                <w:bCs/>
                <w:sz w:val="16"/>
                <w:szCs w:val="16"/>
              </w:rPr>
              <w:t>Escenario</w:t>
            </w:r>
          </w:p>
        </w:tc>
        <w:tc>
          <w:tcPr>
            <w:tcW w:w="1171" w:type="dxa"/>
            <w:shd w:val="clear" w:color="auto" w:fill="D9D9D9"/>
            <w:tcMar>
              <w:top w:w="60" w:type="dxa"/>
              <w:left w:w="80" w:type="dxa"/>
              <w:bottom w:w="60" w:type="dxa"/>
              <w:right w:w="80" w:type="dxa"/>
            </w:tcMar>
            <w:vAlign w:val="center"/>
          </w:tcPr>
          <w:p w14:paraId="16B4D2FC" w14:textId="77777777" w:rsidR="0055485A" w:rsidRDefault="00000000">
            <w:pPr>
              <w:spacing w:after="40"/>
            </w:pPr>
            <w:r>
              <w:rPr>
                <w:b/>
                <w:bCs/>
                <w:sz w:val="16"/>
                <w:szCs w:val="16"/>
              </w:rPr>
              <w:t>Duración</w:t>
            </w:r>
          </w:p>
        </w:tc>
        <w:tc>
          <w:tcPr>
            <w:tcW w:w="808" w:type="dxa"/>
            <w:shd w:val="clear" w:color="auto" w:fill="D9D9D9"/>
            <w:tcMar>
              <w:top w:w="60" w:type="dxa"/>
              <w:left w:w="80" w:type="dxa"/>
              <w:bottom w:w="60" w:type="dxa"/>
              <w:right w:w="80" w:type="dxa"/>
            </w:tcMar>
            <w:vAlign w:val="center"/>
          </w:tcPr>
          <w:p w14:paraId="320ECFA3" w14:textId="77777777" w:rsidR="0055485A" w:rsidRDefault="00000000">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895" w:type="dxa"/>
            <w:shd w:val="clear" w:color="auto" w:fill="D9D9D9"/>
            <w:tcMar>
              <w:top w:w="60" w:type="dxa"/>
              <w:left w:w="80" w:type="dxa"/>
              <w:bottom w:w="60" w:type="dxa"/>
              <w:right w:w="80" w:type="dxa"/>
            </w:tcMar>
            <w:vAlign w:val="center"/>
          </w:tcPr>
          <w:p w14:paraId="7D405BA1" w14:textId="77777777" w:rsidR="0055485A" w:rsidRDefault="00000000">
            <w:pPr>
              <w:spacing w:after="40"/>
            </w:pPr>
            <w:proofErr w:type="spellStart"/>
            <w:r>
              <w:rPr>
                <w:b/>
                <w:bCs/>
                <w:sz w:val="16"/>
                <w:szCs w:val="16"/>
              </w:rPr>
              <w:t>Áng</w:t>
            </w:r>
            <w:proofErr w:type="spellEnd"/>
            <w:r>
              <w:rPr>
                <w:b/>
                <w:bCs/>
                <w:sz w:val="16"/>
                <w:szCs w:val="16"/>
              </w:rPr>
              <w:t>. medio</w:t>
            </w:r>
          </w:p>
        </w:tc>
        <w:tc>
          <w:tcPr>
            <w:tcW w:w="881" w:type="dxa"/>
            <w:shd w:val="clear" w:color="auto" w:fill="D9D9D9"/>
            <w:tcMar>
              <w:top w:w="60" w:type="dxa"/>
              <w:left w:w="80" w:type="dxa"/>
              <w:bottom w:w="60" w:type="dxa"/>
              <w:right w:w="80" w:type="dxa"/>
            </w:tcMar>
            <w:vAlign w:val="center"/>
          </w:tcPr>
          <w:p w14:paraId="29083144" w14:textId="77777777" w:rsidR="0055485A" w:rsidRDefault="00000000">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1134" w:type="dxa"/>
            <w:shd w:val="clear" w:color="auto" w:fill="D9D9D9"/>
            <w:tcMar>
              <w:top w:w="60" w:type="dxa"/>
              <w:left w:w="80" w:type="dxa"/>
              <w:bottom w:w="60" w:type="dxa"/>
              <w:right w:w="80" w:type="dxa"/>
            </w:tcMar>
            <w:vAlign w:val="center"/>
          </w:tcPr>
          <w:p w14:paraId="3A56C842" w14:textId="77777777" w:rsidR="0055485A" w:rsidRDefault="00000000">
            <w:pPr>
              <w:spacing w:after="40"/>
            </w:pPr>
            <w:r>
              <w:rPr>
                <w:b/>
                <w:bCs/>
                <w:sz w:val="16"/>
                <w:szCs w:val="16"/>
              </w:rPr>
              <w:t>Pérdidas</w:t>
            </w:r>
          </w:p>
        </w:tc>
        <w:tc>
          <w:tcPr>
            <w:tcW w:w="861" w:type="dxa"/>
            <w:shd w:val="clear" w:color="auto" w:fill="D9D9D9"/>
            <w:tcMar>
              <w:top w:w="60" w:type="dxa"/>
              <w:left w:w="80" w:type="dxa"/>
              <w:bottom w:w="60" w:type="dxa"/>
              <w:right w:w="80" w:type="dxa"/>
            </w:tcMar>
            <w:vAlign w:val="center"/>
          </w:tcPr>
          <w:p w14:paraId="2E4D5B8D" w14:textId="77777777" w:rsidR="0055485A" w:rsidRDefault="00000000">
            <w:pPr>
              <w:spacing w:after="40"/>
            </w:pPr>
            <w:r>
              <w:rPr>
                <w:b/>
                <w:bCs/>
                <w:sz w:val="16"/>
                <w:szCs w:val="16"/>
              </w:rPr>
              <w:t>Saltos &gt;0,8 m</w:t>
            </w:r>
          </w:p>
        </w:tc>
        <w:tc>
          <w:tcPr>
            <w:tcW w:w="992" w:type="dxa"/>
            <w:shd w:val="clear" w:color="auto" w:fill="D9D9D9"/>
            <w:tcMar>
              <w:top w:w="60" w:type="dxa"/>
              <w:left w:w="80" w:type="dxa"/>
              <w:bottom w:w="60" w:type="dxa"/>
              <w:right w:w="80" w:type="dxa"/>
            </w:tcMar>
            <w:vAlign w:val="center"/>
          </w:tcPr>
          <w:p w14:paraId="68BE0650" w14:textId="77777777" w:rsidR="0055485A" w:rsidRDefault="00000000">
            <w:pPr>
              <w:spacing w:after="40"/>
            </w:pPr>
            <w:proofErr w:type="spellStart"/>
            <w:r>
              <w:rPr>
                <w:b/>
                <w:bCs/>
                <w:sz w:val="16"/>
                <w:szCs w:val="16"/>
              </w:rPr>
              <w:t>Sat</w:t>
            </w:r>
            <w:proofErr w:type="spellEnd"/>
            <w:r>
              <w:rPr>
                <w:b/>
                <w:bCs/>
                <w:sz w:val="16"/>
                <w:szCs w:val="16"/>
              </w:rPr>
              <w:t>. estable</w:t>
            </w:r>
          </w:p>
        </w:tc>
      </w:tr>
      <w:tr w:rsidR="0055485A" w14:paraId="779B3917" w14:textId="77777777">
        <w:tc>
          <w:tcPr>
            <w:tcW w:w="1708" w:type="dxa"/>
            <w:tcMar>
              <w:top w:w="60" w:type="dxa"/>
              <w:left w:w="80" w:type="dxa"/>
              <w:bottom w:w="60" w:type="dxa"/>
              <w:right w:w="80" w:type="dxa"/>
            </w:tcMar>
            <w:vAlign w:val="center"/>
          </w:tcPr>
          <w:p w14:paraId="28A794E8" w14:textId="77777777" w:rsidR="0055485A" w:rsidRDefault="00000000">
            <w:pPr>
              <w:spacing w:after="40"/>
            </w:pPr>
            <w:r>
              <w:rPr>
                <w:sz w:val="16"/>
                <w:szCs w:val="16"/>
              </w:rPr>
              <w:t>Recta (contaminada)</w:t>
            </w:r>
          </w:p>
        </w:tc>
        <w:tc>
          <w:tcPr>
            <w:tcW w:w="1171" w:type="dxa"/>
            <w:tcMar>
              <w:top w:w="60" w:type="dxa"/>
              <w:left w:w="80" w:type="dxa"/>
              <w:bottom w:w="60" w:type="dxa"/>
              <w:right w:w="80" w:type="dxa"/>
            </w:tcMar>
            <w:vAlign w:val="center"/>
          </w:tcPr>
          <w:p w14:paraId="400843C6" w14:textId="77777777" w:rsidR="0055485A" w:rsidRDefault="00000000">
            <w:pPr>
              <w:spacing w:after="40"/>
            </w:pPr>
            <w:r>
              <w:rPr>
                <w:sz w:val="16"/>
                <w:szCs w:val="16"/>
              </w:rPr>
              <w:t>41,4 s</w:t>
            </w:r>
          </w:p>
        </w:tc>
        <w:tc>
          <w:tcPr>
            <w:tcW w:w="808" w:type="dxa"/>
            <w:tcMar>
              <w:top w:w="60" w:type="dxa"/>
              <w:left w:w="80" w:type="dxa"/>
              <w:bottom w:w="60" w:type="dxa"/>
              <w:right w:w="80" w:type="dxa"/>
            </w:tcMar>
            <w:vAlign w:val="center"/>
          </w:tcPr>
          <w:p w14:paraId="181CE550" w14:textId="77777777" w:rsidR="0055485A" w:rsidRDefault="00000000">
            <w:pPr>
              <w:spacing w:after="40"/>
            </w:pPr>
            <w:r>
              <w:rPr>
                <w:sz w:val="16"/>
                <w:szCs w:val="16"/>
              </w:rPr>
              <w:t>0,626 m</w:t>
            </w:r>
          </w:p>
        </w:tc>
        <w:tc>
          <w:tcPr>
            <w:tcW w:w="895" w:type="dxa"/>
            <w:tcMar>
              <w:top w:w="60" w:type="dxa"/>
              <w:left w:w="80" w:type="dxa"/>
              <w:bottom w:w="60" w:type="dxa"/>
              <w:right w:w="80" w:type="dxa"/>
            </w:tcMar>
            <w:vAlign w:val="center"/>
          </w:tcPr>
          <w:p w14:paraId="2795F47F" w14:textId="77777777" w:rsidR="0055485A" w:rsidRDefault="00000000">
            <w:pPr>
              <w:spacing w:after="40"/>
            </w:pPr>
            <w:r>
              <w:rPr>
                <w:sz w:val="16"/>
                <w:szCs w:val="16"/>
              </w:rPr>
              <w:t>62,0°</w:t>
            </w:r>
          </w:p>
        </w:tc>
        <w:tc>
          <w:tcPr>
            <w:tcW w:w="881" w:type="dxa"/>
            <w:tcMar>
              <w:top w:w="60" w:type="dxa"/>
              <w:left w:w="80" w:type="dxa"/>
              <w:bottom w:w="60" w:type="dxa"/>
              <w:right w:w="80" w:type="dxa"/>
            </w:tcMar>
            <w:vAlign w:val="center"/>
          </w:tcPr>
          <w:p w14:paraId="3ED17C16" w14:textId="77777777" w:rsidR="0055485A" w:rsidRDefault="00000000">
            <w:pPr>
              <w:spacing w:after="40"/>
            </w:pPr>
            <w:r>
              <w:rPr>
                <w:sz w:val="16"/>
                <w:szCs w:val="16"/>
              </w:rPr>
              <w:t>76,2 %</w:t>
            </w:r>
          </w:p>
        </w:tc>
        <w:tc>
          <w:tcPr>
            <w:tcW w:w="1134" w:type="dxa"/>
            <w:tcMar>
              <w:top w:w="60" w:type="dxa"/>
              <w:left w:w="80" w:type="dxa"/>
              <w:bottom w:w="60" w:type="dxa"/>
              <w:right w:w="80" w:type="dxa"/>
            </w:tcMar>
            <w:vAlign w:val="center"/>
          </w:tcPr>
          <w:p w14:paraId="05922A91" w14:textId="77777777" w:rsidR="0055485A" w:rsidRDefault="00000000">
            <w:pPr>
              <w:spacing w:after="40"/>
            </w:pPr>
            <w:r>
              <w:rPr>
                <w:sz w:val="16"/>
                <w:szCs w:val="16"/>
              </w:rPr>
              <w:t>7</w:t>
            </w:r>
          </w:p>
        </w:tc>
        <w:tc>
          <w:tcPr>
            <w:tcW w:w="861" w:type="dxa"/>
            <w:tcMar>
              <w:top w:w="60" w:type="dxa"/>
              <w:left w:w="80" w:type="dxa"/>
              <w:bottom w:w="60" w:type="dxa"/>
              <w:right w:w="80" w:type="dxa"/>
            </w:tcMar>
            <w:vAlign w:val="center"/>
          </w:tcPr>
          <w:p w14:paraId="5377B698" w14:textId="77777777" w:rsidR="0055485A" w:rsidRDefault="00000000">
            <w:pPr>
              <w:spacing w:after="40"/>
            </w:pPr>
            <w:r>
              <w:rPr>
                <w:sz w:val="16"/>
                <w:szCs w:val="16"/>
              </w:rPr>
              <w:t>6,8 %</w:t>
            </w:r>
          </w:p>
        </w:tc>
        <w:tc>
          <w:tcPr>
            <w:tcW w:w="992" w:type="dxa"/>
            <w:tcMar>
              <w:top w:w="60" w:type="dxa"/>
              <w:left w:w="80" w:type="dxa"/>
              <w:bottom w:w="60" w:type="dxa"/>
              <w:right w:w="80" w:type="dxa"/>
            </w:tcMar>
            <w:vAlign w:val="center"/>
          </w:tcPr>
          <w:p w14:paraId="32A4CEB8" w14:textId="77777777" w:rsidR="0055485A" w:rsidRDefault="00000000">
            <w:pPr>
              <w:spacing w:after="40"/>
            </w:pPr>
            <w:r>
              <w:rPr>
                <w:sz w:val="16"/>
                <w:szCs w:val="16"/>
              </w:rPr>
              <w:t>13,8 %</w:t>
            </w:r>
          </w:p>
        </w:tc>
      </w:tr>
      <w:tr w:rsidR="0055485A" w14:paraId="4B24C07D" w14:textId="77777777">
        <w:tc>
          <w:tcPr>
            <w:tcW w:w="1708" w:type="dxa"/>
            <w:tcMar>
              <w:top w:w="60" w:type="dxa"/>
              <w:left w:w="80" w:type="dxa"/>
              <w:bottom w:w="60" w:type="dxa"/>
              <w:right w:w="80" w:type="dxa"/>
            </w:tcMar>
            <w:vAlign w:val="center"/>
          </w:tcPr>
          <w:p w14:paraId="18EA15CD" w14:textId="77777777" w:rsidR="0055485A" w:rsidRDefault="00000000">
            <w:pPr>
              <w:spacing w:after="40"/>
            </w:pPr>
            <w:r>
              <w:rPr>
                <w:sz w:val="16"/>
                <w:szCs w:val="16"/>
              </w:rPr>
              <w:t>Recta (limpia)</w:t>
            </w:r>
          </w:p>
        </w:tc>
        <w:tc>
          <w:tcPr>
            <w:tcW w:w="1171" w:type="dxa"/>
            <w:tcMar>
              <w:top w:w="60" w:type="dxa"/>
              <w:left w:w="80" w:type="dxa"/>
              <w:bottom w:w="60" w:type="dxa"/>
              <w:right w:w="80" w:type="dxa"/>
            </w:tcMar>
            <w:vAlign w:val="center"/>
          </w:tcPr>
          <w:p w14:paraId="6753296B" w14:textId="77777777" w:rsidR="0055485A" w:rsidRDefault="00000000">
            <w:pPr>
              <w:spacing w:after="40"/>
            </w:pPr>
            <w:r>
              <w:rPr>
                <w:sz w:val="16"/>
                <w:szCs w:val="16"/>
              </w:rPr>
              <w:t>25,9 s</w:t>
            </w:r>
          </w:p>
        </w:tc>
        <w:tc>
          <w:tcPr>
            <w:tcW w:w="808" w:type="dxa"/>
            <w:tcMar>
              <w:top w:w="60" w:type="dxa"/>
              <w:left w:w="80" w:type="dxa"/>
              <w:bottom w:w="60" w:type="dxa"/>
              <w:right w:w="80" w:type="dxa"/>
            </w:tcMar>
            <w:vAlign w:val="center"/>
          </w:tcPr>
          <w:p w14:paraId="7C68E6CD" w14:textId="77777777" w:rsidR="0055485A" w:rsidRDefault="00000000">
            <w:pPr>
              <w:spacing w:after="40"/>
            </w:pPr>
            <w:r>
              <w:rPr>
                <w:sz w:val="16"/>
                <w:szCs w:val="16"/>
              </w:rPr>
              <w:t>0,420 m</w:t>
            </w:r>
          </w:p>
        </w:tc>
        <w:tc>
          <w:tcPr>
            <w:tcW w:w="895" w:type="dxa"/>
            <w:tcMar>
              <w:top w:w="60" w:type="dxa"/>
              <w:left w:w="80" w:type="dxa"/>
              <w:bottom w:w="60" w:type="dxa"/>
              <w:right w:w="80" w:type="dxa"/>
            </w:tcMar>
            <w:vAlign w:val="center"/>
          </w:tcPr>
          <w:p w14:paraId="5F6B4D1E" w14:textId="77777777" w:rsidR="0055485A" w:rsidRDefault="00000000">
            <w:pPr>
              <w:spacing w:after="40"/>
            </w:pPr>
            <w:r>
              <w:rPr>
                <w:sz w:val="16"/>
                <w:szCs w:val="16"/>
              </w:rPr>
              <w:t>26,5°</w:t>
            </w:r>
          </w:p>
        </w:tc>
        <w:tc>
          <w:tcPr>
            <w:tcW w:w="881" w:type="dxa"/>
            <w:tcMar>
              <w:top w:w="60" w:type="dxa"/>
              <w:left w:w="80" w:type="dxa"/>
              <w:bottom w:w="60" w:type="dxa"/>
              <w:right w:w="80" w:type="dxa"/>
            </w:tcMar>
            <w:vAlign w:val="center"/>
          </w:tcPr>
          <w:p w14:paraId="327A6179"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1BFA362D"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68FD204E" w14:textId="77777777" w:rsidR="0055485A" w:rsidRDefault="00000000">
            <w:pPr>
              <w:spacing w:after="40"/>
            </w:pPr>
            <w:r>
              <w:rPr>
                <w:sz w:val="16"/>
                <w:szCs w:val="16"/>
              </w:rPr>
              <w:t>2,3 %</w:t>
            </w:r>
          </w:p>
        </w:tc>
        <w:tc>
          <w:tcPr>
            <w:tcW w:w="992" w:type="dxa"/>
            <w:tcMar>
              <w:top w:w="60" w:type="dxa"/>
              <w:left w:w="80" w:type="dxa"/>
              <w:bottom w:w="60" w:type="dxa"/>
              <w:right w:w="80" w:type="dxa"/>
            </w:tcMar>
            <w:vAlign w:val="center"/>
          </w:tcPr>
          <w:p w14:paraId="51CD46DF" w14:textId="77777777" w:rsidR="0055485A" w:rsidRDefault="00000000">
            <w:pPr>
              <w:spacing w:after="40"/>
            </w:pPr>
            <w:r>
              <w:rPr>
                <w:sz w:val="16"/>
                <w:szCs w:val="16"/>
              </w:rPr>
              <w:t>1,8 %</w:t>
            </w:r>
          </w:p>
        </w:tc>
      </w:tr>
      <w:tr w:rsidR="0055485A" w14:paraId="0B002EF7" w14:textId="77777777">
        <w:tc>
          <w:tcPr>
            <w:tcW w:w="1708" w:type="dxa"/>
            <w:tcMar>
              <w:top w:w="60" w:type="dxa"/>
              <w:left w:w="80" w:type="dxa"/>
              <w:bottom w:w="60" w:type="dxa"/>
              <w:right w:w="80" w:type="dxa"/>
            </w:tcMar>
            <w:vAlign w:val="center"/>
          </w:tcPr>
          <w:p w14:paraId="5BF94F54" w14:textId="77777777" w:rsidR="0055485A" w:rsidRDefault="00000000">
            <w:pPr>
              <w:spacing w:after="40"/>
            </w:pPr>
            <w:r>
              <w:rPr>
                <w:sz w:val="16"/>
                <w:szCs w:val="16"/>
              </w:rPr>
              <w:t>Curva #1</w:t>
            </w:r>
          </w:p>
        </w:tc>
        <w:tc>
          <w:tcPr>
            <w:tcW w:w="1171" w:type="dxa"/>
            <w:tcMar>
              <w:top w:w="60" w:type="dxa"/>
              <w:left w:w="80" w:type="dxa"/>
              <w:bottom w:w="60" w:type="dxa"/>
              <w:right w:w="80" w:type="dxa"/>
            </w:tcMar>
            <w:vAlign w:val="center"/>
          </w:tcPr>
          <w:p w14:paraId="06653424" w14:textId="77777777" w:rsidR="0055485A" w:rsidRDefault="00000000">
            <w:pPr>
              <w:spacing w:after="40"/>
            </w:pPr>
            <w:r>
              <w:rPr>
                <w:sz w:val="16"/>
                <w:szCs w:val="16"/>
              </w:rPr>
              <w:t>33,5 s</w:t>
            </w:r>
          </w:p>
        </w:tc>
        <w:tc>
          <w:tcPr>
            <w:tcW w:w="808" w:type="dxa"/>
            <w:tcMar>
              <w:top w:w="60" w:type="dxa"/>
              <w:left w:w="80" w:type="dxa"/>
              <w:bottom w:w="60" w:type="dxa"/>
              <w:right w:w="80" w:type="dxa"/>
            </w:tcMar>
            <w:vAlign w:val="center"/>
          </w:tcPr>
          <w:p w14:paraId="738E0EC2" w14:textId="77777777" w:rsidR="0055485A" w:rsidRDefault="00000000">
            <w:pPr>
              <w:spacing w:after="40"/>
            </w:pPr>
            <w:r>
              <w:rPr>
                <w:sz w:val="16"/>
                <w:szCs w:val="16"/>
              </w:rPr>
              <w:t>0,794 m</w:t>
            </w:r>
          </w:p>
        </w:tc>
        <w:tc>
          <w:tcPr>
            <w:tcW w:w="895" w:type="dxa"/>
            <w:tcMar>
              <w:top w:w="60" w:type="dxa"/>
              <w:left w:w="80" w:type="dxa"/>
              <w:bottom w:w="60" w:type="dxa"/>
              <w:right w:w="80" w:type="dxa"/>
            </w:tcMar>
            <w:vAlign w:val="center"/>
          </w:tcPr>
          <w:p w14:paraId="2BD925D5" w14:textId="77777777" w:rsidR="0055485A" w:rsidRDefault="00000000">
            <w:pPr>
              <w:spacing w:after="40"/>
            </w:pPr>
            <w:r>
              <w:rPr>
                <w:sz w:val="16"/>
                <w:szCs w:val="16"/>
              </w:rPr>
              <w:t>14,5°</w:t>
            </w:r>
          </w:p>
        </w:tc>
        <w:tc>
          <w:tcPr>
            <w:tcW w:w="881" w:type="dxa"/>
            <w:tcMar>
              <w:top w:w="60" w:type="dxa"/>
              <w:left w:w="80" w:type="dxa"/>
              <w:bottom w:w="60" w:type="dxa"/>
              <w:right w:w="80" w:type="dxa"/>
            </w:tcMar>
            <w:vAlign w:val="center"/>
          </w:tcPr>
          <w:p w14:paraId="448D31DF"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77BF1B83"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798F792E" w14:textId="77777777" w:rsidR="0055485A" w:rsidRDefault="00000000">
            <w:pPr>
              <w:spacing w:after="40"/>
            </w:pPr>
            <w:r>
              <w:rPr>
                <w:sz w:val="16"/>
                <w:szCs w:val="16"/>
              </w:rPr>
              <w:t>2,8 %</w:t>
            </w:r>
          </w:p>
        </w:tc>
        <w:tc>
          <w:tcPr>
            <w:tcW w:w="992" w:type="dxa"/>
            <w:tcMar>
              <w:top w:w="60" w:type="dxa"/>
              <w:left w:w="80" w:type="dxa"/>
              <w:bottom w:w="60" w:type="dxa"/>
              <w:right w:w="80" w:type="dxa"/>
            </w:tcMar>
            <w:vAlign w:val="center"/>
          </w:tcPr>
          <w:p w14:paraId="1028DF03" w14:textId="77777777" w:rsidR="0055485A" w:rsidRDefault="00000000">
            <w:pPr>
              <w:spacing w:after="40"/>
            </w:pPr>
            <w:r>
              <w:rPr>
                <w:sz w:val="16"/>
                <w:szCs w:val="16"/>
              </w:rPr>
              <w:t>6,8 %</w:t>
            </w:r>
          </w:p>
        </w:tc>
      </w:tr>
      <w:tr w:rsidR="0055485A" w14:paraId="7AAD3AC7" w14:textId="77777777">
        <w:tc>
          <w:tcPr>
            <w:tcW w:w="1708" w:type="dxa"/>
            <w:tcMar>
              <w:top w:w="60" w:type="dxa"/>
              <w:left w:w="80" w:type="dxa"/>
              <w:bottom w:w="60" w:type="dxa"/>
              <w:right w:w="80" w:type="dxa"/>
            </w:tcMar>
            <w:vAlign w:val="center"/>
          </w:tcPr>
          <w:p w14:paraId="2116680A" w14:textId="77777777" w:rsidR="0055485A" w:rsidRDefault="00000000">
            <w:pPr>
              <w:spacing w:after="40"/>
            </w:pPr>
            <w:r>
              <w:rPr>
                <w:sz w:val="16"/>
                <w:szCs w:val="16"/>
              </w:rPr>
              <w:t>Curva #2 (corta)</w:t>
            </w:r>
          </w:p>
        </w:tc>
        <w:tc>
          <w:tcPr>
            <w:tcW w:w="1171" w:type="dxa"/>
            <w:tcMar>
              <w:top w:w="60" w:type="dxa"/>
              <w:left w:w="80" w:type="dxa"/>
              <w:bottom w:w="60" w:type="dxa"/>
              <w:right w:w="80" w:type="dxa"/>
            </w:tcMar>
            <w:vAlign w:val="center"/>
          </w:tcPr>
          <w:p w14:paraId="73A204D9" w14:textId="77777777" w:rsidR="0055485A" w:rsidRDefault="00000000">
            <w:pPr>
              <w:spacing w:after="40"/>
            </w:pPr>
            <w:r>
              <w:rPr>
                <w:sz w:val="16"/>
                <w:szCs w:val="16"/>
              </w:rPr>
              <w:t>12,2 s</w:t>
            </w:r>
          </w:p>
        </w:tc>
        <w:tc>
          <w:tcPr>
            <w:tcW w:w="808" w:type="dxa"/>
            <w:tcMar>
              <w:top w:w="60" w:type="dxa"/>
              <w:left w:w="80" w:type="dxa"/>
              <w:bottom w:w="60" w:type="dxa"/>
              <w:right w:w="80" w:type="dxa"/>
            </w:tcMar>
            <w:vAlign w:val="center"/>
          </w:tcPr>
          <w:p w14:paraId="29A0E208" w14:textId="77777777" w:rsidR="0055485A" w:rsidRDefault="00000000">
            <w:pPr>
              <w:spacing w:after="40"/>
            </w:pPr>
            <w:r>
              <w:rPr>
                <w:sz w:val="16"/>
                <w:szCs w:val="16"/>
              </w:rPr>
              <w:t>0,759 m</w:t>
            </w:r>
          </w:p>
        </w:tc>
        <w:tc>
          <w:tcPr>
            <w:tcW w:w="895" w:type="dxa"/>
            <w:tcMar>
              <w:top w:w="60" w:type="dxa"/>
              <w:left w:w="80" w:type="dxa"/>
              <w:bottom w:w="60" w:type="dxa"/>
              <w:right w:w="80" w:type="dxa"/>
            </w:tcMar>
            <w:vAlign w:val="center"/>
          </w:tcPr>
          <w:p w14:paraId="1C0C27A6" w14:textId="77777777" w:rsidR="0055485A" w:rsidRDefault="00000000">
            <w:pPr>
              <w:spacing w:after="40"/>
            </w:pPr>
            <w:r>
              <w:rPr>
                <w:sz w:val="16"/>
                <w:szCs w:val="16"/>
              </w:rPr>
              <w:t>23,7°</w:t>
            </w:r>
          </w:p>
        </w:tc>
        <w:tc>
          <w:tcPr>
            <w:tcW w:w="881" w:type="dxa"/>
            <w:tcMar>
              <w:top w:w="60" w:type="dxa"/>
              <w:left w:w="80" w:type="dxa"/>
              <w:bottom w:w="60" w:type="dxa"/>
              <w:right w:w="80" w:type="dxa"/>
            </w:tcMar>
            <w:vAlign w:val="center"/>
          </w:tcPr>
          <w:p w14:paraId="1959BD82" w14:textId="77777777" w:rsidR="0055485A" w:rsidRDefault="00000000">
            <w:pPr>
              <w:spacing w:after="40"/>
            </w:pPr>
            <w:r>
              <w:rPr>
                <w:sz w:val="16"/>
                <w:szCs w:val="16"/>
              </w:rPr>
              <w:t>97,1 %</w:t>
            </w:r>
          </w:p>
        </w:tc>
        <w:tc>
          <w:tcPr>
            <w:tcW w:w="1134" w:type="dxa"/>
            <w:tcMar>
              <w:top w:w="60" w:type="dxa"/>
              <w:left w:w="80" w:type="dxa"/>
              <w:bottom w:w="60" w:type="dxa"/>
              <w:right w:w="80" w:type="dxa"/>
            </w:tcMar>
            <w:vAlign w:val="center"/>
          </w:tcPr>
          <w:p w14:paraId="22C7F287" w14:textId="77777777" w:rsidR="0055485A" w:rsidRDefault="00000000">
            <w:pPr>
              <w:spacing w:after="40"/>
            </w:pPr>
            <w:r>
              <w:rPr>
                <w:sz w:val="16"/>
                <w:szCs w:val="16"/>
              </w:rPr>
              <w:t>1</w:t>
            </w:r>
          </w:p>
        </w:tc>
        <w:tc>
          <w:tcPr>
            <w:tcW w:w="861" w:type="dxa"/>
            <w:tcMar>
              <w:top w:w="60" w:type="dxa"/>
              <w:left w:w="80" w:type="dxa"/>
              <w:bottom w:w="60" w:type="dxa"/>
              <w:right w:w="80" w:type="dxa"/>
            </w:tcMar>
            <w:vAlign w:val="center"/>
          </w:tcPr>
          <w:p w14:paraId="6BAFF7C3" w14:textId="77777777" w:rsidR="0055485A" w:rsidRDefault="00000000">
            <w:pPr>
              <w:spacing w:after="40"/>
            </w:pPr>
            <w:r>
              <w:rPr>
                <w:sz w:val="16"/>
                <w:szCs w:val="16"/>
              </w:rPr>
              <w:t>2,0 %</w:t>
            </w:r>
          </w:p>
        </w:tc>
        <w:tc>
          <w:tcPr>
            <w:tcW w:w="992" w:type="dxa"/>
            <w:tcMar>
              <w:top w:w="60" w:type="dxa"/>
              <w:left w:w="80" w:type="dxa"/>
              <w:bottom w:w="60" w:type="dxa"/>
              <w:right w:w="80" w:type="dxa"/>
            </w:tcMar>
            <w:vAlign w:val="center"/>
          </w:tcPr>
          <w:p w14:paraId="58C0E20F" w14:textId="77777777" w:rsidR="0055485A" w:rsidRDefault="00000000">
            <w:pPr>
              <w:spacing w:after="40"/>
            </w:pPr>
            <w:r>
              <w:rPr>
                <w:sz w:val="16"/>
                <w:szCs w:val="16"/>
              </w:rPr>
              <w:t>20,8 %</w:t>
            </w:r>
          </w:p>
        </w:tc>
      </w:tr>
      <w:tr w:rsidR="0055485A" w14:paraId="28CD8933" w14:textId="77777777">
        <w:tc>
          <w:tcPr>
            <w:tcW w:w="1708" w:type="dxa"/>
            <w:tcMar>
              <w:top w:w="60" w:type="dxa"/>
              <w:left w:w="80" w:type="dxa"/>
              <w:bottom w:w="60" w:type="dxa"/>
              <w:right w:w="80" w:type="dxa"/>
            </w:tcMar>
            <w:vAlign w:val="center"/>
          </w:tcPr>
          <w:p w14:paraId="62B4E29F" w14:textId="77777777" w:rsidR="0055485A" w:rsidRDefault="00000000">
            <w:pPr>
              <w:spacing w:after="40"/>
            </w:pPr>
            <w:r>
              <w:rPr>
                <w:sz w:val="16"/>
                <w:szCs w:val="16"/>
              </w:rPr>
              <w:t>Curva #3</w:t>
            </w:r>
          </w:p>
        </w:tc>
        <w:tc>
          <w:tcPr>
            <w:tcW w:w="1171" w:type="dxa"/>
            <w:tcMar>
              <w:top w:w="60" w:type="dxa"/>
              <w:left w:w="80" w:type="dxa"/>
              <w:bottom w:w="60" w:type="dxa"/>
              <w:right w:w="80" w:type="dxa"/>
            </w:tcMar>
            <w:vAlign w:val="center"/>
          </w:tcPr>
          <w:p w14:paraId="5066D131" w14:textId="77777777" w:rsidR="0055485A" w:rsidRDefault="00000000">
            <w:pPr>
              <w:spacing w:after="40"/>
            </w:pPr>
            <w:r>
              <w:rPr>
                <w:sz w:val="16"/>
                <w:szCs w:val="16"/>
              </w:rPr>
              <w:t>14,3 s</w:t>
            </w:r>
          </w:p>
        </w:tc>
        <w:tc>
          <w:tcPr>
            <w:tcW w:w="808" w:type="dxa"/>
            <w:tcMar>
              <w:top w:w="60" w:type="dxa"/>
              <w:left w:w="80" w:type="dxa"/>
              <w:bottom w:w="60" w:type="dxa"/>
              <w:right w:w="80" w:type="dxa"/>
            </w:tcMar>
            <w:vAlign w:val="center"/>
          </w:tcPr>
          <w:p w14:paraId="13742011" w14:textId="77777777" w:rsidR="0055485A" w:rsidRDefault="00000000">
            <w:pPr>
              <w:spacing w:after="40"/>
            </w:pPr>
            <w:r>
              <w:rPr>
                <w:sz w:val="16"/>
                <w:szCs w:val="16"/>
              </w:rPr>
              <w:t>0,976 m</w:t>
            </w:r>
          </w:p>
        </w:tc>
        <w:tc>
          <w:tcPr>
            <w:tcW w:w="895" w:type="dxa"/>
            <w:tcMar>
              <w:top w:w="60" w:type="dxa"/>
              <w:left w:w="80" w:type="dxa"/>
              <w:bottom w:w="60" w:type="dxa"/>
              <w:right w:w="80" w:type="dxa"/>
            </w:tcMar>
            <w:vAlign w:val="center"/>
          </w:tcPr>
          <w:p w14:paraId="68FEE8CA" w14:textId="77777777" w:rsidR="0055485A" w:rsidRDefault="00000000">
            <w:pPr>
              <w:spacing w:after="40"/>
            </w:pPr>
            <w:r>
              <w:rPr>
                <w:sz w:val="16"/>
                <w:szCs w:val="16"/>
              </w:rPr>
              <w:t>6,2°</w:t>
            </w:r>
          </w:p>
        </w:tc>
        <w:tc>
          <w:tcPr>
            <w:tcW w:w="881" w:type="dxa"/>
            <w:tcMar>
              <w:top w:w="60" w:type="dxa"/>
              <w:left w:w="80" w:type="dxa"/>
              <w:bottom w:w="60" w:type="dxa"/>
              <w:right w:w="80" w:type="dxa"/>
            </w:tcMar>
            <w:vAlign w:val="center"/>
          </w:tcPr>
          <w:p w14:paraId="16358B91"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1F37E8A8"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3EE54A9A" w14:textId="77777777" w:rsidR="0055485A" w:rsidRDefault="00000000">
            <w:pPr>
              <w:spacing w:after="40"/>
            </w:pPr>
            <w:r>
              <w:rPr>
                <w:sz w:val="16"/>
                <w:szCs w:val="16"/>
              </w:rPr>
              <w:t>0,9 %</w:t>
            </w:r>
          </w:p>
        </w:tc>
        <w:tc>
          <w:tcPr>
            <w:tcW w:w="992" w:type="dxa"/>
            <w:tcMar>
              <w:top w:w="60" w:type="dxa"/>
              <w:left w:w="80" w:type="dxa"/>
              <w:bottom w:w="60" w:type="dxa"/>
              <w:right w:w="80" w:type="dxa"/>
            </w:tcMar>
            <w:vAlign w:val="center"/>
          </w:tcPr>
          <w:p w14:paraId="7D6BBA0D" w14:textId="77777777" w:rsidR="0055485A" w:rsidRDefault="00000000">
            <w:pPr>
              <w:spacing w:after="40"/>
            </w:pPr>
            <w:r>
              <w:rPr>
                <w:sz w:val="16"/>
                <w:szCs w:val="16"/>
              </w:rPr>
              <w:t>0,0 %</w:t>
            </w:r>
          </w:p>
        </w:tc>
      </w:tr>
      <w:tr w:rsidR="0055485A" w14:paraId="08D43EB7" w14:textId="77777777">
        <w:tc>
          <w:tcPr>
            <w:tcW w:w="1708" w:type="dxa"/>
            <w:tcMar>
              <w:top w:w="60" w:type="dxa"/>
              <w:left w:w="80" w:type="dxa"/>
              <w:bottom w:w="60" w:type="dxa"/>
              <w:right w:w="80" w:type="dxa"/>
            </w:tcMar>
            <w:vAlign w:val="center"/>
          </w:tcPr>
          <w:p w14:paraId="70152265" w14:textId="77777777" w:rsidR="0055485A" w:rsidRDefault="00000000">
            <w:pPr>
              <w:spacing w:after="40"/>
            </w:pPr>
            <w:r>
              <w:rPr>
                <w:sz w:val="16"/>
                <w:szCs w:val="16"/>
              </w:rPr>
              <w:t>Parada</w:t>
            </w:r>
          </w:p>
        </w:tc>
        <w:tc>
          <w:tcPr>
            <w:tcW w:w="1171" w:type="dxa"/>
            <w:tcMar>
              <w:top w:w="60" w:type="dxa"/>
              <w:left w:w="80" w:type="dxa"/>
              <w:bottom w:w="60" w:type="dxa"/>
              <w:right w:w="80" w:type="dxa"/>
            </w:tcMar>
            <w:vAlign w:val="center"/>
          </w:tcPr>
          <w:p w14:paraId="75D577B9" w14:textId="77777777" w:rsidR="0055485A" w:rsidRDefault="00000000">
            <w:pPr>
              <w:spacing w:after="40"/>
            </w:pPr>
            <w:r>
              <w:rPr>
                <w:sz w:val="16"/>
                <w:szCs w:val="16"/>
              </w:rPr>
              <w:t>36,5 s</w:t>
            </w:r>
          </w:p>
        </w:tc>
        <w:tc>
          <w:tcPr>
            <w:tcW w:w="808" w:type="dxa"/>
            <w:tcMar>
              <w:top w:w="60" w:type="dxa"/>
              <w:left w:w="80" w:type="dxa"/>
              <w:bottom w:w="60" w:type="dxa"/>
              <w:right w:w="80" w:type="dxa"/>
            </w:tcMar>
            <w:vAlign w:val="center"/>
          </w:tcPr>
          <w:p w14:paraId="195ED7F0" w14:textId="77777777" w:rsidR="0055485A" w:rsidRDefault="00000000">
            <w:pPr>
              <w:spacing w:after="40"/>
            </w:pPr>
            <w:r>
              <w:rPr>
                <w:sz w:val="16"/>
                <w:szCs w:val="16"/>
              </w:rPr>
              <w:t>0,326 m</w:t>
            </w:r>
          </w:p>
        </w:tc>
        <w:tc>
          <w:tcPr>
            <w:tcW w:w="895" w:type="dxa"/>
            <w:tcMar>
              <w:top w:w="60" w:type="dxa"/>
              <w:left w:w="80" w:type="dxa"/>
              <w:bottom w:w="60" w:type="dxa"/>
              <w:right w:w="80" w:type="dxa"/>
            </w:tcMar>
            <w:vAlign w:val="center"/>
          </w:tcPr>
          <w:p w14:paraId="668EE308" w14:textId="77777777" w:rsidR="0055485A" w:rsidRDefault="00000000">
            <w:pPr>
              <w:spacing w:after="40"/>
            </w:pPr>
            <w:r>
              <w:rPr>
                <w:sz w:val="16"/>
                <w:szCs w:val="16"/>
              </w:rPr>
              <w:t>5,9°</w:t>
            </w:r>
          </w:p>
        </w:tc>
        <w:tc>
          <w:tcPr>
            <w:tcW w:w="881" w:type="dxa"/>
            <w:tcMar>
              <w:top w:w="60" w:type="dxa"/>
              <w:left w:w="80" w:type="dxa"/>
              <w:bottom w:w="60" w:type="dxa"/>
              <w:right w:w="80" w:type="dxa"/>
            </w:tcMar>
            <w:vAlign w:val="center"/>
          </w:tcPr>
          <w:p w14:paraId="12A8A9BD"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6B84667D"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515CB767" w14:textId="77777777" w:rsidR="0055485A" w:rsidRDefault="00000000">
            <w:pPr>
              <w:spacing w:after="40"/>
            </w:pPr>
            <w:r>
              <w:rPr>
                <w:sz w:val="16"/>
                <w:szCs w:val="16"/>
              </w:rPr>
              <w:t>0,0 %</w:t>
            </w:r>
          </w:p>
        </w:tc>
        <w:tc>
          <w:tcPr>
            <w:tcW w:w="992" w:type="dxa"/>
            <w:tcMar>
              <w:top w:w="60" w:type="dxa"/>
              <w:left w:w="80" w:type="dxa"/>
              <w:bottom w:w="60" w:type="dxa"/>
              <w:right w:w="80" w:type="dxa"/>
            </w:tcMar>
            <w:vAlign w:val="center"/>
          </w:tcPr>
          <w:p w14:paraId="6CF4DD21" w14:textId="77777777" w:rsidR="0055485A" w:rsidRDefault="00000000">
            <w:pPr>
              <w:spacing w:after="40"/>
            </w:pPr>
            <w:r>
              <w:rPr>
                <w:sz w:val="16"/>
                <w:szCs w:val="16"/>
              </w:rPr>
              <w:t>0,0 %</w:t>
            </w:r>
          </w:p>
        </w:tc>
      </w:tr>
      <w:tr w:rsidR="0055485A" w14:paraId="1FD6896A" w14:textId="77777777">
        <w:tc>
          <w:tcPr>
            <w:tcW w:w="1708" w:type="dxa"/>
            <w:tcMar>
              <w:top w:w="60" w:type="dxa"/>
              <w:left w:w="80" w:type="dxa"/>
              <w:bottom w:w="60" w:type="dxa"/>
              <w:right w:w="80" w:type="dxa"/>
            </w:tcMar>
            <w:vAlign w:val="center"/>
          </w:tcPr>
          <w:p w14:paraId="5176B28B" w14:textId="77777777" w:rsidR="0055485A" w:rsidRDefault="00000000">
            <w:pPr>
              <w:spacing w:after="40"/>
            </w:pPr>
            <w:r>
              <w:rPr>
                <w:sz w:val="16"/>
                <w:szCs w:val="16"/>
              </w:rPr>
              <w:t>Corto #1 (mín. 0,15 m)</w:t>
            </w:r>
          </w:p>
        </w:tc>
        <w:tc>
          <w:tcPr>
            <w:tcW w:w="1171" w:type="dxa"/>
            <w:tcMar>
              <w:top w:w="60" w:type="dxa"/>
              <w:left w:w="80" w:type="dxa"/>
              <w:bottom w:w="60" w:type="dxa"/>
              <w:right w:w="80" w:type="dxa"/>
            </w:tcMar>
            <w:vAlign w:val="center"/>
          </w:tcPr>
          <w:p w14:paraId="51AC63F3" w14:textId="77777777" w:rsidR="0055485A" w:rsidRDefault="00000000">
            <w:pPr>
              <w:spacing w:after="40"/>
            </w:pPr>
            <w:r>
              <w:rPr>
                <w:sz w:val="16"/>
                <w:szCs w:val="16"/>
              </w:rPr>
              <w:t>32,5 s</w:t>
            </w:r>
          </w:p>
        </w:tc>
        <w:tc>
          <w:tcPr>
            <w:tcW w:w="808" w:type="dxa"/>
            <w:tcMar>
              <w:top w:w="60" w:type="dxa"/>
              <w:left w:w="80" w:type="dxa"/>
              <w:bottom w:w="60" w:type="dxa"/>
              <w:right w:w="80" w:type="dxa"/>
            </w:tcMar>
            <w:vAlign w:val="center"/>
          </w:tcPr>
          <w:p w14:paraId="5D8338DE" w14:textId="77777777" w:rsidR="0055485A" w:rsidRDefault="00000000">
            <w:pPr>
              <w:spacing w:after="40"/>
            </w:pPr>
            <w:r>
              <w:rPr>
                <w:sz w:val="16"/>
                <w:szCs w:val="16"/>
              </w:rPr>
              <w:t>0,443 m</w:t>
            </w:r>
          </w:p>
        </w:tc>
        <w:tc>
          <w:tcPr>
            <w:tcW w:w="895" w:type="dxa"/>
            <w:tcMar>
              <w:top w:w="60" w:type="dxa"/>
              <w:left w:w="80" w:type="dxa"/>
              <w:bottom w:w="60" w:type="dxa"/>
              <w:right w:w="80" w:type="dxa"/>
            </w:tcMar>
            <w:vAlign w:val="center"/>
          </w:tcPr>
          <w:p w14:paraId="0E298374" w14:textId="77777777" w:rsidR="0055485A" w:rsidRDefault="00000000">
            <w:pPr>
              <w:spacing w:after="40"/>
            </w:pPr>
            <w:r>
              <w:rPr>
                <w:sz w:val="16"/>
                <w:szCs w:val="16"/>
              </w:rPr>
              <w:t>32,8°</w:t>
            </w:r>
          </w:p>
        </w:tc>
        <w:tc>
          <w:tcPr>
            <w:tcW w:w="881" w:type="dxa"/>
            <w:tcMar>
              <w:top w:w="60" w:type="dxa"/>
              <w:left w:w="80" w:type="dxa"/>
              <w:bottom w:w="60" w:type="dxa"/>
              <w:right w:w="80" w:type="dxa"/>
            </w:tcMar>
            <w:vAlign w:val="center"/>
          </w:tcPr>
          <w:p w14:paraId="69A4B4B5"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6EB56D1A"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4127671F" w14:textId="77777777" w:rsidR="0055485A" w:rsidRDefault="00000000">
            <w:pPr>
              <w:spacing w:after="40"/>
            </w:pPr>
            <w:r>
              <w:rPr>
                <w:sz w:val="16"/>
                <w:szCs w:val="16"/>
              </w:rPr>
              <w:t>2,0 %</w:t>
            </w:r>
          </w:p>
        </w:tc>
        <w:tc>
          <w:tcPr>
            <w:tcW w:w="992" w:type="dxa"/>
            <w:tcMar>
              <w:top w:w="60" w:type="dxa"/>
              <w:left w:w="80" w:type="dxa"/>
              <w:bottom w:w="60" w:type="dxa"/>
              <w:right w:w="80" w:type="dxa"/>
            </w:tcMar>
            <w:vAlign w:val="center"/>
          </w:tcPr>
          <w:p w14:paraId="1FABE0A9" w14:textId="77777777" w:rsidR="0055485A" w:rsidRDefault="00000000">
            <w:pPr>
              <w:spacing w:after="40"/>
            </w:pPr>
            <w:r>
              <w:rPr>
                <w:sz w:val="16"/>
                <w:szCs w:val="16"/>
              </w:rPr>
              <w:t>25,1 %</w:t>
            </w:r>
          </w:p>
        </w:tc>
      </w:tr>
      <w:tr w:rsidR="0055485A" w14:paraId="53872EBA" w14:textId="77777777">
        <w:tc>
          <w:tcPr>
            <w:tcW w:w="1708" w:type="dxa"/>
            <w:tcMar>
              <w:top w:w="60" w:type="dxa"/>
              <w:left w:w="80" w:type="dxa"/>
              <w:bottom w:w="60" w:type="dxa"/>
              <w:right w:w="80" w:type="dxa"/>
            </w:tcMar>
            <w:vAlign w:val="center"/>
          </w:tcPr>
          <w:p w14:paraId="04626F11" w14:textId="77777777" w:rsidR="0055485A" w:rsidRDefault="00000000">
            <w:pPr>
              <w:spacing w:after="40"/>
            </w:pPr>
            <w:r>
              <w:rPr>
                <w:sz w:val="16"/>
                <w:szCs w:val="16"/>
              </w:rPr>
              <w:t>Corto #2 (corta, mín. 0,42 m)</w:t>
            </w:r>
          </w:p>
        </w:tc>
        <w:tc>
          <w:tcPr>
            <w:tcW w:w="1171" w:type="dxa"/>
            <w:tcMar>
              <w:top w:w="60" w:type="dxa"/>
              <w:left w:w="80" w:type="dxa"/>
              <w:bottom w:w="60" w:type="dxa"/>
              <w:right w:w="80" w:type="dxa"/>
            </w:tcMar>
            <w:vAlign w:val="center"/>
          </w:tcPr>
          <w:p w14:paraId="4F4BA48F" w14:textId="77777777" w:rsidR="0055485A" w:rsidRDefault="00000000">
            <w:pPr>
              <w:spacing w:after="40"/>
            </w:pPr>
            <w:r>
              <w:rPr>
                <w:sz w:val="16"/>
                <w:szCs w:val="16"/>
              </w:rPr>
              <w:t>8,4 s</w:t>
            </w:r>
          </w:p>
        </w:tc>
        <w:tc>
          <w:tcPr>
            <w:tcW w:w="808" w:type="dxa"/>
            <w:tcMar>
              <w:top w:w="60" w:type="dxa"/>
              <w:left w:w="80" w:type="dxa"/>
              <w:bottom w:w="60" w:type="dxa"/>
              <w:right w:w="80" w:type="dxa"/>
            </w:tcMar>
            <w:vAlign w:val="center"/>
          </w:tcPr>
          <w:p w14:paraId="23F4E36F" w14:textId="77777777" w:rsidR="0055485A" w:rsidRDefault="00000000">
            <w:pPr>
              <w:spacing w:after="40"/>
            </w:pPr>
            <w:r>
              <w:rPr>
                <w:sz w:val="16"/>
                <w:szCs w:val="16"/>
              </w:rPr>
              <w:t>0,628 m</w:t>
            </w:r>
          </w:p>
        </w:tc>
        <w:tc>
          <w:tcPr>
            <w:tcW w:w="895" w:type="dxa"/>
            <w:tcMar>
              <w:top w:w="60" w:type="dxa"/>
              <w:left w:w="80" w:type="dxa"/>
              <w:bottom w:w="60" w:type="dxa"/>
              <w:right w:w="80" w:type="dxa"/>
            </w:tcMar>
            <w:vAlign w:val="center"/>
          </w:tcPr>
          <w:p w14:paraId="04C5D8DE" w14:textId="77777777" w:rsidR="0055485A" w:rsidRDefault="00000000">
            <w:pPr>
              <w:spacing w:after="40"/>
            </w:pPr>
            <w:r>
              <w:rPr>
                <w:sz w:val="16"/>
                <w:szCs w:val="16"/>
              </w:rPr>
              <w:t>4,9°</w:t>
            </w:r>
          </w:p>
        </w:tc>
        <w:tc>
          <w:tcPr>
            <w:tcW w:w="881" w:type="dxa"/>
            <w:tcMar>
              <w:top w:w="60" w:type="dxa"/>
              <w:left w:w="80" w:type="dxa"/>
              <w:bottom w:w="60" w:type="dxa"/>
              <w:right w:w="80" w:type="dxa"/>
            </w:tcMar>
            <w:vAlign w:val="center"/>
          </w:tcPr>
          <w:p w14:paraId="351D7153" w14:textId="77777777" w:rsidR="0055485A" w:rsidRDefault="00000000">
            <w:pPr>
              <w:spacing w:after="40"/>
            </w:pPr>
            <w:r>
              <w:rPr>
                <w:sz w:val="16"/>
                <w:szCs w:val="16"/>
              </w:rPr>
              <w:t>98,8 %</w:t>
            </w:r>
          </w:p>
        </w:tc>
        <w:tc>
          <w:tcPr>
            <w:tcW w:w="1134" w:type="dxa"/>
            <w:tcMar>
              <w:top w:w="60" w:type="dxa"/>
              <w:left w:w="80" w:type="dxa"/>
              <w:bottom w:w="60" w:type="dxa"/>
              <w:right w:w="80" w:type="dxa"/>
            </w:tcMar>
            <w:vAlign w:val="center"/>
          </w:tcPr>
          <w:p w14:paraId="45914B3A" w14:textId="77777777" w:rsidR="0055485A" w:rsidRDefault="00000000">
            <w:pPr>
              <w:spacing w:after="40"/>
            </w:pPr>
            <w:r>
              <w:rPr>
                <w:sz w:val="16"/>
                <w:szCs w:val="16"/>
              </w:rPr>
              <w:t>1</w:t>
            </w:r>
          </w:p>
        </w:tc>
        <w:tc>
          <w:tcPr>
            <w:tcW w:w="861" w:type="dxa"/>
            <w:tcMar>
              <w:top w:w="60" w:type="dxa"/>
              <w:left w:w="80" w:type="dxa"/>
              <w:bottom w:w="60" w:type="dxa"/>
              <w:right w:w="80" w:type="dxa"/>
            </w:tcMar>
            <w:vAlign w:val="center"/>
          </w:tcPr>
          <w:p w14:paraId="71FFD43F" w14:textId="77777777" w:rsidR="0055485A" w:rsidRDefault="00000000">
            <w:pPr>
              <w:spacing w:after="40"/>
            </w:pPr>
            <w:r>
              <w:rPr>
                <w:sz w:val="16"/>
                <w:szCs w:val="16"/>
              </w:rPr>
              <w:t>0,9 %</w:t>
            </w:r>
          </w:p>
        </w:tc>
        <w:tc>
          <w:tcPr>
            <w:tcW w:w="992" w:type="dxa"/>
            <w:tcMar>
              <w:top w:w="60" w:type="dxa"/>
              <w:left w:w="80" w:type="dxa"/>
              <w:bottom w:w="60" w:type="dxa"/>
              <w:right w:w="80" w:type="dxa"/>
            </w:tcMar>
            <w:vAlign w:val="center"/>
          </w:tcPr>
          <w:p w14:paraId="7E7E6F77" w14:textId="77777777" w:rsidR="0055485A" w:rsidRDefault="00000000">
            <w:pPr>
              <w:spacing w:after="40"/>
            </w:pPr>
            <w:r>
              <w:rPr>
                <w:sz w:val="16"/>
                <w:szCs w:val="16"/>
              </w:rPr>
              <w:t>0,0 %</w:t>
            </w:r>
          </w:p>
        </w:tc>
      </w:tr>
      <w:tr w:rsidR="0055485A" w14:paraId="5A9FF89B" w14:textId="77777777">
        <w:tc>
          <w:tcPr>
            <w:tcW w:w="1708" w:type="dxa"/>
            <w:tcMar>
              <w:top w:w="60" w:type="dxa"/>
              <w:left w:w="80" w:type="dxa"/>
              <w:bottom w:w="60" w:type="dxa"/>
              <w:right w:w="80" w:type="dxa"/>
            </w:tcMar>
            <w:vAlign w:val="center"/>
          </w:tcPr>
          <w:p w14:paraId="04187136" w14:textId="77777777" w:rsidR="0055485A" w:rsidRDefault="00000000">
            <w:pPr>
              <w:spacing w:after="40"/>
            </w:pPr>
            <w:r>
              <w:rPr>
                <w:sz w:val="16"/>
                <w:szCs w:val="16"/>
              </w:rPr>
              <w:t>Corto #3 (mín. 0,02 m)</w:t>
            </w:r>
          </w:p>
        </w:tc>
        <w:tc>
          <w:tcPr>
            <w:tcW w:w="1171" w:type="dxa"/>
            <w:tcMar>
              <w:top w:w="60" w:type="dxa"/>
              <w:left w:w="80" w:type="dxa"/>
              <w:bottom w:w="60" w:type="dxa"/>
              <w:right w:w="80" w:type="dxa"/>
            </w:tcMar>
            <w:vAlign w:val="center"/>
          </w:tcPr>
          <w:p w14:paraId="38BBDDB7" w14:textId="77777777" w:rsidR="0055485A" w:rsidRDefault="00000000">
            <w:pPr>
              <w:spacing w:after="40"/>
            </w:pPr>
            <w:r>
              <w:rPr>
                <w:sz w:val="16"/>
                <w:szCs w:val="16"/>
              </w:rPr>
              <w:t>18,7 s</w:t>
            </w:r>
          </w:p>
        </w:tc>
        <w:tc>
          <w:tcPr>
            <w:tcW w:w="808" w:type="dxa"/>
            <w:tcMar>
              <w:top w:w="60" w:type="dxa"/>
              <w:left w:w="80" w:type="dxa"/>
              <w:bottom w:w="60" w:type="dxa"/>
              <w:right w:w="80" w:type="dxa"/>
            </w:tcMar>
            <w:vAlign w:val="center"/>
          </w:tcPr>
          <w:p w14:paraId="1A3578B2" w14:textId="77777777" w:rsidR="0055485A" w:rsidRDefault="00000000">
            <w:pPr>
              <w:spacing w:after="40"/>
            </w:pPr>
            <w:r>
              <w:rPr>
                <w:sz w:val="16"/>
                <w:szCs w:val="16"/>
              </w:rPr>
              <w:t>0,508 m</w:t>
            </w:r>
          </w:p>
        </w:tc>
        <w:tc>
          <w:tcPr>
            <w:tcW w:w="895" w:type="dxa"/>
            <w:tcMar>
              <w:top w:w="60" w:type="dxa"/>
              <w:left w:w="80" w:type="dxa"/>
              <w:bottom w:w="60" w:type="dxa"/>
              <w:right w:w="80" w:type="dxa"/>
            </w:tcMar>
            <w:vAlign w:val="center"/>
          </w:tcPr>
          <w:p w14:paraId="1063F585" w14:textId="77777777" w:rsidR="0055485A" w:rsidRDefault="00000000">
            <w:pPr>
              <w:spacing w:after="40"/>
            </w:pPr>
            <w:r>
              <w:rPr>
                <w:sz w:val="16"/>
                <w:szCs w:val="16"/>
              </w:rPr>
              <w:t>46,8°</w:t>
            </w:r>
          </w:p>
        </w:tc>
        <w:tc>
          <w:tcPr>
            <w:tcW w:w="881" w:type="dxa"/>
            <w:tcMar>
              <w:top w:w="60" w:type="dxa"/>
              <w:left w:w="80" w:type="dxa"/>
              <w:bottom w:w="60" w:type="dxa"/>
              <w:right w:w="80" w:type="dxa"/>
            </w:tcMar>
            <w:vAlign w:val="center"/>
          </w:tcPr>
          <w:p w14:paraId="65CEB346"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45C07AF7"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043A3D36" w14:textId="77777777" w:rsidR="0055485A" w:rsidRDefault="00000000">
            <w:pPr>
              <w:spacing w:after="40"/>
            </w:pPr>
            <w:r>
              <w:rPr>
                <w:sz w:val="16"/>
                <w:szCs w:val="16"/>
              </w:rPr>
              <w:t>1,2 %</w:t>
            </w:r>
          </w:p>
        </w:tc>
        <w:tc>
          <w:tcPr>
            <w:tcW w:w="992" w:type="dxa"/>
            <w:tcMar>
              <w:top w:w="60" w:type="dxa"/>
              <w:left w:w="80" w:type="dxa"/>
              <w:bottom w:w="60" w:type="dxa"/>
              <w:right w:w="80" w:type="dxa"/>
            </w:tcMar>
            <w:vAlign w:val="center"/>
          </w:tcPr>
          <w:p w14:paraId="494AEE2C" w14:textId="77777777" w:rsidR="0055485A" w:rsidRDefault="00000000">
            <w:pPr>
              <w:spacing w:after="40"/>
            </w:pPr>
            <w:r>
              <w:rPr>
                <w:sz w:val="16"/>
                <w:szCs w:val="16"/>
              </w:rPr>
              <w:t>28,6 %</w:t>
            </w:r>
          </w:p>
        </w:tc>
      </w:tr>
      <w:tr w:rsidR="0055485A" w14:paraId="1614599A" w14:textId="77777777">
        <w:tc>
          <w:tcPr>
            <w:tcW w:w="1708" w:type="dxa"/>
            <w:tcMar>
              <w:top w:w="60" w:type="dxa"/>
              <w:left w:w="80" w:type="dxa"/>
              <w:bottom w:w="60" w:type="dxa"/>
              <w:right w:w="80" w:type="dxa"/>
            </w:tcMar>
            <w:vAlign w:val="center"/>
          </w:tcPr>
          <w:p w14:paraId="46113E5B" w14:textId="77777777" w:rsidR="0055485A" w:rsidRDefault="00000000">
            <w:pPr>
              <w:spacing w:after="40"/>
            </w:pPr>
            <w:r>
              <w:rPr>
                <w:sz w:val="16"/>
                <w:szCs w:val="16"/>
              </w:rPr>
              <w:t>Oclusión</w:t>
            </w:r>
          </w:p>
        </w:tc>
        <w:tc>
          <w:tcPr>
            <w:tcW w:w="1171" w:type="dxa"/>
            <w:tcMar>
              <w:top w:w="60" w:type="dxa"/>
              <w:left w:w="80" w:type="dxa"/>
              <w:bottom w:w="60" w:type="dxa"/>
              <w:right w:w="80" w:type="dxa"/>
            </w:tcMar>
            <w:vAlign w:val="center"/>
          </w:tcPr>
          <w:p w14:paraId="1E92000D" w14:textId="77777777" w:rsidR="0055485A" w:rsidRDefault="00000000">
            <w:pPr>
              <w:spacing w:after="40"/>
            </w:pPr>
            <w:r>
              <w:rPr>
                <w:sz w:val="16"/>
                <w:szCs w:val="16"/>
              </w:rPr>
              <w:t>30,6 s</w:t>
            </w:r>
          </w:p>
        </w:tc>
        <w:tc>
          <w:tcPr>
            <w:tcW w:w="808" w:type="dxa"/>
            <w:tcMar>
              <w:top w:w="60" w:type="dxa"/>
              <w:left w:w="80" w:type="dxa"/>
              <w:bottom w:w="60" w:type="dxa"/>
              <w:right w:w="80" w:type="dxa"/>
            </w:tcMar>
            <w:vAlign w:val="center"/>
          </w:tcPr>
          <w:p w14:paraId="6218C824" w14:textId="77777777" w:rsidR="0055485A" w:rsidRDefault="00000000">
            <w:pPr>
              <w:spacing w:after="40"/>
            </w:pPr>
            <w:r>
              <w:rPr>
                <w:sz w:val="16"/>
                <w:szCs w:val="16"/>
              </w:rPr>
              <w:t>0,678 m</w:t>
            </w:r>
          </w:p>
        </w:tc>
        <w:tc>
          <w:tcPr>
            <w:tcW w:w="895" w:type="dxa"/>
            <w:tcMar>
              <w:top w:w="60" w:type="dxa"/>
              <w:left w:w="80" w:type="dxa"/>
              <w:bottom w:w="60" w:type="dxa"/>
              <w:right w:w="80" w:type="dxa"/>
            </w:tcMar>
            <w:vAlign w:val="center"/>
          </w:tcPr>
          <w:p w14:paraId="6BC2E99D" w14:textId="77777777" w:rsidR="0055485A" w:rsidRDefault="00000000">
            <w:pPr>
              <w:spacing w:after="40"/>
            </w:pPr>
            <w:r>
              <w:rPr>
                <w:sz w:val="16"/>
                <w:szCs w:val="16"/>
              </w:rPr>
              <w:t>16,2°</w:t>
            </w:r>
          </w:p>
        </w:tc>
        <w:tc>
          <w:tcPr>
            <w:tcW w:w="881" w:type="dxa"/>
            <w:tcMar>
              <w:top w:w="60" w:type="dxa"/>
              <w:left w:w="80" w:type="dxa"/>
              <w:bottom w:w="60" w:type="dxa"/>
              <w:right w:w="80" w:type="dxa"/>
            </w:tcMar>
            <w:vAlign w:val="center"/>
          </w:tcPr>
          <w:p w14:paraId="2F891263" w14:textId="77777777" w:rsidR="0055485A" w:rsidRDefault="00000000">
            <w:pPr>
              <w:spacing w:after="40"/>
            </w:pPr>
            <w:r>
              <w:rPr>
                <w:sz w:val="16"/>
                <w:szCs w:val="16"/>
              </w:rPr>
              <w:t>100 %</w:t>
            </w:r>
          </w:p>
        </w:tc>
        <w:tc>
          <w:tcPr>
            <w:tcW w:w="1134" w:type="dxa"/>
            <w:tcMar>
              <w:top w:w="60" w:type="dxa"/>
              <w:left w:w="80" w:type="dxa"/>
              <w:bottom w:w="60" w:type="dxa"/>
              <w:right w:w="80" w:type="dxa"/>
            </w:tcMar>
            <w:vAlign w:val="center"/>
          </w:tcPr>
          <w:p w14:paraId="38933E9A" w14:textId="77777777" w:rsidR="0055485A" w:rsidRDefault="00000000">
            <w:pPr>
              <w:spacing w:after="40"/>
            </w:pPr>
            <w:r>
              <w:rPr>
                <w:sz w:val="16"/>
                <w:szCs w:val="16"/>
              </w:rPr>
              <w:t>0</w:t>
            </w:r>
          </w:p>
        </w:tc>
        <w:tc>
          <w:tcPr>
            <w:tcW w:w="861" w:type="dxa"/>
            <w:tcMar>
              <w:top w:w="60" w:type="dxa"/>
              <w:left w:w="80" w:type="dxa"/>
              <w:bottom w:w="60" w:type="dxa"/>
              <w:right w:w="80" w:type="dxa"/>
            </w:tcMar>
            <w:vAlign w:val="center"/>
          </w:tcPr>
          <w:p w14:paraId="03D55D3C" w14:textId="77777777" w:rsidR="0055485A" w:rsidRDefault="00000000">
            <w:pPr>
              <w:spacing w:after="40"/>
            </w:pPr>
            <w:r>
              <w:rPr>
                <w:sz w:val="16"/>
                <w:szCs w:val="16"/>
              </w:rPr>
              <w:t>2,5 %</w:t>
            </w:r>
          </w:p>
        </w:tc>
        <w:tc>
          <w:tcPr>
            <w:tcW w:w="992" w:type="dxa"/>
            <w:tcMar>
              <w:top w:w="60" w:type="dxa"/>
              <w:left w:w="80" w:type="dxa"/>
              <w:bottom w:w="60" w:type="dxa"/>
              <w:right w:w="80" w:type="dxa"/>
            </w:tcMar>
            <w:vAlign w:val="center"/>
          </w:tcPr>
          <w:p w14:paraId="2B667E9F" w14:textId="77777777" w:rsidR="0055485A" w:rsidRDefault="00000000">
            <w:pPr>
              <w:spacing w:after="40"/>
            </w:pPr>
            <w:r>
              <w:rPr>
                <w:sz w:val="16"/>
                <w:szCs w:val="16"/>
              </w:rPr>
              <w:t>1,5 %</w:t>
            </w:r>
          </w:p>
        </w:tc>
      </w:tr>
    </w:tbl>
    <w:p w14:paraId="25BE397F" w14:textId="77777777" w:rsidR="0055485A" w:rsidRDefault="00000000">
      <w:pPr>
        <w:spacing w:after="120" w:line="276" w:lineRule="auto"/>
        <w:jc w:val="both"/>
      </w:pPr>
      <w:r>
        <w:t xml:space="preserve">La primera toma </w:t>
      </w:r>
      <w:del w:id="1254" w:author="Claude" w:date="2026-10-14T12:00:00Z">
        <w:r>
          <w:delText>de</w:delText>
        </w:r>
      </w:del>
      <w:ins w:id="1255" w:author="Claude" w:date="2026-10-14T12:00:00Z">
        <w:r>
          <w:t>en</w:t>
        </w:r>
      </w:ins>
      <w:r>
        <w:t xml:space="preserve"> recta quedó contaminada por un estado de seguimiento residual </w:t>
      </w:r>
      <w:del w:id="1256" w:author="Claude" w:date="2026-10-14T12:00:00Z">
        <w:r>
          <w:delText>(oscilación</w:delText>
        </w:r>
      </w:del>
      <w:ins w:id="1257" w:author="Claude" w:date="2026-10-14T12:00:00Z">
        <w:r>
          <w:t>(la oscilación</w:t>
        </w:r>
      </w:ins>
      <w:r>
        <w:t xml:space="preserve"> ya documentada el 17 de junio);</w:t>
      </w:r>
      <w:ins w:id="1258" w:author="Claude" w:date="2026-10-14T12:00:00Z">
        <w:r>
          <w:t xml:space="preserve"> el problema</w:t>
        </w:r>
      </w:ins>
      <w:r>
        <w:t xml:space="preserve"> no se repitió tras desautorizar el seguimiento </w:t>
      </w:r>
      <w:r>
        <w:lastRenderedPageBreak/>
        <w:t xml:space="preserve">antes de cada toma. Las duraciones cortas de curva #2 y corto #2 se deben a que el gesto tardó en </w:t>
      </w:r>
      <w:del w:id="1259" w:author="Claude" w:date="2026-10-14T12:00:00Z">
        <w:r>
          <w:delText>llegar;</w:delText>
        </w:r>
      </w:del>
      <w:ins w:id="1260" w:author="Claude" w:date="2026-10-14T12:00:00Z">
        <w:r>
          <w:t>reconocerse; en</w:t>
        </w:r>
      </w:ins>
      <w:r>
        <w:t xml:space="preserve"> corto #3 </w:t>
      </w:r>
      <w:del w:id="1261" w:author="Claude" w:date="2026-10-14T12:00:00Z">
        <w:r>
          <w:delText>alcanzó 0,02 m, con</w:delText>
        </w:r>
      </w:del>
      <w:ins w:id="1262" w:author="Claude" w:date="2026-10-14T12:00:00Z">
        <w:r>
          <w:t>la persona llegó a 0,02 m del robot, por lo que la</w:t>
        </w:r>
      </w:ins>
      <w:r>
        <w:t xml:space="preserve"> saturación</w:t>
      </w:r>
      <w:ins w:id="1263" w:author="Claude" w:date="2026-10-14T12:00:00Z">
        <w:r>
          <w:t xml:space="preserve"> era</w:t>
        </w:r>
      </w:ins>
      <w:r>
        <w:t xml:space="preserve"> esperable. La oclusión no produjo </w:t>
      </w:r>
      <w:ins w:id="1264" w:author="Claude" w:date="2026-10-14T12:00:00Z">
        <w:r>
          <w:t xml:space="preserve">ninguna </w:t>
        </w:r>
      </w:ins>
      <w:r>
        <w:t xml:space="preserve">pérdida </w:t>
      </w:r>
      <w:del w:id="1265" w:author="Claude" w:date="2026-10-14T12:00:00Z">
        <w:r>
          <w:delText>real,</w:delText>
        </w:r>
      </w:del>
      <w:ins w:id="1266" w:author="Claude" w:date="2026-10-14T12:00:00Z">
        <w:r>
          <w:t>real</w:t>
        </w:r>
      </w:ins>
      <w:r>
        <w:t xml:space="preserve"> gracias </w:t>
      </w:r>
      <w:del w:id="1267" w:author="Claude" w:date="2026-10-14T12:00:00Z">
        <w:r>
          <w:delText>al</w:delText>
        </w:r>
      </w:del>
      <w:ins w:id="1268" w:author="Claude" w:date="2026-10-14T12:00:00Z">
        <w:r>
          <w:t>a la predicción del filtro de</w:t>
        </w:r>
      </w:ins>
      <w:r>
        <w:t xml:space="preserve"> Kalman y al respaldo de pierna única.</w:t>
      </w:r>
    </w:p>
    <w:p w14:paraId="0DB07ABB" w14:textId="77777777" w:rsidR="0055485A" w:rsidRDefault="00000000">
      <w:pPr>
        <w:pStyle w:val="Ttulo2"/>
        <w:spacing w:before="240" w:after="80"/>
      </w:pPr>
      <w:r>
        <w:t>5.6 Resultado 4 — Escenario de obstáculo: de los primeros contactos a la evasión sin contacto (22–23 de julio de 2026)</w:t>
      </w:r>
    </w:p>
    <w:p w14:paraId="4661173F" w14:textId="77777777" w:rsidR="0055485A" w:rsidRDefault="00000000">
      <w:pPr>
        <w:spacing w:after="120" w:line="276" w:lineRule="auto"/>
        <w:jc w:val="both"/>
      </w:pPr>
      <w:r>
        <w:t xml:space="preserve">Tras los dos contactos reales descritos en el Apéndice B (sesión del 21 de julio), se </w:t>
      </w:r>
      <w:del w:id="1269" w:author="Claude" w:date="2026-10-14T12:00:00Z">
        <w:r>
          <w:delText>reintentó</w:delText>
        </w:r>
      </w:del>
      <w:ins w:id="1270" w:author="Claude" w:date="2026-10-14T12:00:00Z">
        <w:r>
          <w:t>repitió</w:t>
        </w:r>
      </w:ins>
      <w:r>
        <w:t xml:space="preserve"> el escenario de obstáculo con el umbral de seguridad aumentado. Se realizaron siete tomas en dos sesiones, con dos cambios de código </w:t>
      </w:r>
      <w:del w:id="1271" w:author="Claude" w:date="2026-10-14T12:00:00Z">
        <w:r>
          <w:delText>intermedios.</w:delText>
        </w:r>
      </w:del>
      <w:ins w:id="1272" w:author="Claude" w:date="2026-10-14T12:00:00Z">
        <w:r>
          <w:t>intermedios (Tabla 5.4).</w:t>
        </w:r>
      </w:ins>
    </w:p>
    <w:p w14:paraId="15C5B863" w14:textId="77777777" w:rsidR="0055485A" w:rsidRDefault="00000000">
      <w:pPr>
        <w:keepNext/>
        <w:spacing w:after="120"/>
      </w:pPr>
      <w:r>
        <w:rPr>
          <w:b/>
          <w:bCs/>
        </w:rPr>
        <w:t>Tabla 5.4</w:t>
      </w:r>
      <w:r>
        <w:rPr>
          <w:b/>
          <w:bCs/>
        </w:rPr>
        <w:br/>
      </w:r>
      <w:r>
        <w:rPr>
          <w:i/>
          <w:iCs/>
        </w:rPr>
        <w:t>Obstáculo, 22–23/07</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3005"/>
        <w:gridCol w:w="3252"/>
      </w:tblGrid>
      <w:tr w:rsidR="0055485A" w14:paraId="630FEC6D" w14:textId="77777777">
        <w:trPr>
          <w:tblHeader/>
        </w:trPr>
        <w:tc>
          <w:tcPr>
            <w:tcW w:w="2243" w:type="dxa"/>
            <w:shd w:val="clear" w:color="auto" w:fill="D9D9D9"/>
            <w:tcMar>
              <w:top w:w="60" w:type="dxa"/>
              <w:left w:w="80" w:type="dxa"/>
              <w:bottom w:w="60" w:type="dxa"/>
              <w:right w:w="80" w:type="dxa"/>
            </w:tcMar>
            <w:vAlign w:val="center"/>
          </w:tcPr>
          <w:p w14:paraId="5D3F620A" w14:textId="77777777" w:rsidR="0055485A" w:rsidRDefault="00000000">
            <w:pPr>
              <w:spacing w:after="40"/>
            </w:pPr>
            <w:r>
              <w:rPr>
                <w:b/>
                <w:bCs/>
                <w:sz w:val="20"/>
                <w:szCs w:val="20"/>
              </w:rPr>
              <w:t>Toma</w:t>
            </w:r>
          </w:p>
        </w:tc>
        <w:tc>
          <w:tcPr>
            <w:tcW w:w="3005" w:type="dxa"/>
            <w:shd w:val="clear" w:color="auto" w:fill="D9D9D9"/>
            <w:tcMar>
              <w:top w:w="60" w:type="dxa"/>
              <w:left w:w="80" w:type="dxa"/>
              <w:bottom w:w="60" w:type="dxa"/>
              <w:right w:w="80" w:type="dxa"/>
            </w:tcMar>
            <w:vAlign w:val="center"/>
          </w:tcPr>
          <w:p w14:paraId="63A0FCB0" w14:textId="77777777" w:rsidR="0055485A" w:rsidRDefault="00000000">
            <w:pPr>
              <w:spacing w:after="40"/>
            </w:pPr>
            <w:r>
              <w:rPr>
                <w:b/>
                <w:bCs/>
                <w:sz w:val="20"/>
                <w:szCs w:val="20"/>
              </w:rPr>
              <w:t>Configuración</w:t>
            </w:r>
          </w:p>
        </w:tc>
        <w:tc>
          <w:tcPr>
            <w:tcW w:w="3252" w:type="dxa"/>
            <w:shd w:val="clear" w:color="auto" w:fill="D9D9D9"/>
            <w:tcMar>
              <w:top w:w="60" w:type="dxa"/>
              <w:left w:w="80" w:type="dxa"/>
              <w:bottom w:w="60" w:type="dxa"/>
              <w:right w:w="80" w:type="dxa"/>
            </w:tcMar>
            <w:vAlign w:val="center"/>
          </w:tcPr>
          <w:p w14:paraId="320ACAB9" w14:textId="77777777" w:rsidR="0055485A" w:rsidRDefault="00000000">
            <w:pPr>
              <w:spacing w:after="40"/>
            </w:pPr>
            <w:r>
              <w:rPr>
                <w:b/>
                <w:bCs/>
                <w:sz w:val="20"/>
                <w:szCs w:val="20"/>
              </w:rPr>
              <w:t>Resultado</w:t>
            </w:r>
          </w:p>
        </w:tc>
      </w:tr>
      <w:tr w:rsidR="0055485A" w14:paraId="393831E1" w14:textId="77777777">
        <w:tc>
          <w:tcPr>
            <w:tcW w:w="2243" w:type="dxa"/>
            <w:tcMar>
              <w:top w:w="60" w:type="dxa"/>
              <w:left w:w="80" w:type="dxa"/>
              <w:bottom w:w="60" w:type="dxa"/>
              <w:right w:w="80" w:type="dxa"/>
            </w:tcMar>
            <w:vAlign w:val="center"/>
          </w:tcPr>
          <w:p w14:paraId="74EE0DE7" w14:textId="77777777" w:rsidR="0055485A" w:rsidRDefault="00000000">
            <w:pPr>
              <w:spacing w:after="40"/>
            </w:pPr>
            <w:r>
              <w:rPr>
                <w:sz w:val="20"/>
                <w:szCs w:val="20"/>
              </w:rPr>
              <w:t>Obstáculo v3 (mueble)</w:t>
            </w:r>
          </w:p>
        </w:tc>
        <w:tc>
          <w:tcPr>
            <w:tcW w:w="3005" w:type="dxa"/>
            <w:tcMar>
              <w:top w:w="60" w:type="dxa"/>
              <w:left w:w="80" w:type="dxa"/>
              <w:bottom w:w="60" w:type="dxa"/>
              <w:right w:w="80" w:type="dxa"/>
            </w:tcMar>
            <w:vAlign w:val="center"/>
          </w:tcPr>
          <w:p w14:paraId="6B983DDE" w14:textId="77777777" w:rsidR="0055485A" w:rsidRDefault="00000000">
            <w:pPr>
              <w:spacing w:after="40"/>
            </w:pPr>
            <w:r>
              <w:rPr>
                <w:sz w:val="20"/>
                <w:szCs w:val="20"/>
              </w:rPr>
              <w:t>Umbral de seguridad aumentado, factor de reducción lineal sin corregir</w:t>
            </w:r>
          </w:p>
        </w:tc>
        <w:tc>
          <w:tcPr>
            <w:tcW w:w="3252" w:type="dxa"/>
            <w:tcMar>
              <w:top w:w="60" w:type="dxa"/>
              <w:left w:w="80" w:type="dxa"/>
              <w:bottom w:w="60" w:type="dxa"/>
              <w:right w:w="80" w:type="dxa"/>
            </w:tcMar>
            <w:vAlign w:val="center"/>
          </w:tcPr>
          <w:p w14:paraId="4A8A5DAA" w14:textId="77777777" w:rsidR="0055485A" w:rsidRDefault="00000000">
            <w:pPr>
              <w:spacing w:after="40"/>
            </w:pPr>
            <w:r>
              <w:rPr>
                <w:sz w:val="20"/>
                <w:szCs w:val="20"/>
              </w:rPr>
              <w:t xml:space="preserve">Contacto </w:t>
            </w:r>
            <w:del w:id="1273" w:author="Claude" w:date="2026-10-14T12:00:00Z">
              <w:r>
                <w:rPr>
                  <w:sz w:val="20"/>
                  <w:szCs w:val="20"/>
                </w:rPr>
                <w:delText>leve —</w:delText>
              </w:r>
            </w:del>
            <w:ins w:id="1274" w:author="Claude" w:date="2026-10-14T12:00:00Z">
              <w:r>
                <w:rPr>
                  <w:sz w:val="20"/>
                  <w:szCs w:val="20"/>
                </w:rPr>
                <w:t>leve:</w:t>
              </w:r>
            </w:ins>
            <w:r>
              <w:rPr>
                <w:sz w:val="20"/>
                <w:szCs w:val="20"/>
              </w:rPr>
              <w:t xml:space="preserve"> el factor de reducción nunca llegaba a </w:t>
            </w:r>
            <w:del w:id="1275" w:author="Claude" w:date="2026-10-14T12:00:00Z">
              <w:r>
                <w:rPr>
                  <w:sz w:val="20"/>
                  <w:szCs w:val="20"/>
                </w:rPr>
                <w:delText>cero,</w:delText>
              </w:r>
            </w:del>
            <w:ins w:id="1276" w:author="Claude" w:date="2026-10-14T12:00:00Z">
              <w:r>
                <w:rPr>
                  <w:sz w:val="20"/>
                  <w:szCs w:val="20"/>
                </w:rPr>
                <w:t>cero y</w:t>
              </w:r>
            </w:ins>
            <w:r>
              <w:rPr>
                <w:sz w:val="20"/>
                <w:szCs w:val="20"/>
              </w:rPr>
              <w:t xml:space="preserve"> el robot </w:t>
            </w:r>
            <w:del w:id="1277" w:author="Claude" w:date="2026-10-14T12:00:00Z">
              <w:r>
                <w:rPr>
                  <w:sz w:val="20"/>
                  <w:szCs w:val="20"/>
                </w:rPr>
                <w:delText>"arrastraba" sin</w:delText>
              </w:r>
            </w:del>
            <w:ins w:id="1278" w:author="Claude" w:date="2026-10-14T12:00:00Z">
              <w:r>
                <w:rPr>
                  <w:sz w:val="20"/>
                  <w:szCs w:val="20"/>
                </w:rPr>
                <w:t>no terminaba de</w:t>
              </w:r>
            </w:ins>
            <w:r>
              <w:rPr>
                <w:sz w:val="20"/>
                <w:szCs w:val="20"/>
              </w:rPr>
              <w:t xml:space="preserve"> frenar</w:t>
            </w:r>
            <w:del w:id="1279" w:author="Claude" w:date="2026-10-14T12:00:00Z">
              <w:r>
                <w:rPr>
                  <w:sz w:val="20"/>
                  <w:szCs w:val="20"/>
                </w:rPr>
                <w:delText xml:space="preserve"> del todo</w:delText>
              </w:r>
            </w:del>
          </w:p>
        </w:tc>
      </w:tr>
      <w:tr w:rsidR="0055485A" w14:paraId="7CB42366" w14:textId="77777777">
        <w:tc>
          <w:tcPr>
            <w:tcW w:w="2243" w:type="dxa"/>
            <w:tcMar>
              <w:top w:w="60" w:type="dxa"/>
              <w:left w:w="80" w:type="dxa"/>
              <w:bottom w:w="60" w:type="dxa"/>
              <w:right w:w="80" w:type="dxa"/>
            </w:tcMar>
            <w:vAlign w:val="center"/>
          </w:tcPr>
          <w:p w14:paraId="3BDE4687" w14:textId="77777777" w:rsidR="0055485A" w:rsidRDefault="00000000">
            <w:pPr>
              <w:spacing w:after="40"/>
            </w:pPr>
            <w:r>
              <w:rPr>
                <w:sz w:val="20"/>
                <w:szCs w:val="20"/>
              </w:rPr>
              <w:t>Obstáculo v4 (mueble)</w:t>
            </w:r>
          </w:p>
        </w:tc>
        <w:tc>
          <w:tcPr>
            <w:tcW w:w="3005" w:type="dxa"/>
            <w:tcMar>
              <w:top w:w="60" w:type="dxa"/>
              <w:left w:w="80" w:type="dxa"/>
              <w:bottom w:w="60" w:type="dxa"/>
              <w:right w:w="80" w:type="dxa"/>
            </w:tcMar>
            <w:vAlign w:val="center"/>
          </w:tcPr>
          <w:p w14:paraId="59446EF3" w14:textId="77777777" w:rsidR="0055485A" w:rsidRDefault="00000000">
            <w:pPr>
              <w:spacing w:after="40"/>
            </w:pPr>
            <w:r>
              <w:rPr>
                <w:sz w:val="20"/>
                <w:szCs w:val="20"/>
              </w:rPr>
              <w:t>Igual</w:t>
            </w:r>
          </w:p>
        </w:tc>
        <w:tc>
          <w:tcPr>
            <w:tcW w:w="3252" w:type="dxa"/>
            <w:tcMar>
              <w:top w:w="60" w:type="dxa"/>
              <w:left w:w="80" w:type="dxa"/>
              <w:bottom w:w="60" w:type="dxa"/>
              <w:right w:w="80" w:type="dxa"/>
            </w:tcMar>
            <w:vAlign w:val="center"/>
          </w:tcPr>
          <w:p w14:paraId="31614C2D" w14:textId="77777777" w:rsidR="0055485A" w:rsidRDefault="00000000">
            <w:pPr>
              <w:spacing w:after="40"/>
            </w:pPr>
            <w:r>
              <w:rPr>
                <w:sz w:val="20"/>
                <w:szCs w:val="20"/>
              </w:rPr>
              <w:t>Contacto leve de nuevo, mismo patrón</w:t>
            </w:r>
          </w:p>
        </w:tc>
      </w:tr>
      <w:tr w:rsidR="0055485A" w14:paraId="1E429B04" w14:textId="77777777">
        <w:tc>
          <w:tcPr>
            <w:tcW w:w="2243" w:type="dxa"/>
            <w:tcMar>
              <w:top w:w="60" w:type="dxa"/>
              <w:left w:w="80" w:type="dxa"/>
              <w:bottom w:w="60" w:type="dxa"/>
              <w:right w:w="80" w:type="dxa"/>
            </w:tcMar>
            <w:vAlign w:val="center"/>
          </w:tcPr>
          <w:p w14:paraId="25BF0415" w14:textId="77777777" w:rsidR="0055485A" w:rsidRDefault="00000000">
            <w:pPr>
              <w:spacing w:after="40"/>
            </w:pPr>
            <w:r>
              <w:rPr>
                <w:sz w:val="20"/>
                <w:szCs w:val="20"/>
              </w:rPr>
              <w:t>Obstáculo v5 (mueble)</w:t>
            </w:r>
          </w:p>
        </w:tc>
        <w:tc>
          <w:tcPr>
            <w:tcW w:w="3005" w:type="dxa"/>
            <w:tcMar>
              <w:top w:w="60" w:type="dxa"/>
              <w:left w:w="80" w:type="dxa"/>
              <w:bottom w:w="60" w:type="dxa"/>
              <w:right w:w="80" w:type="dxa"/>
            </w:tcMar>
            <w:vAlign w:val="center"/>
          </w:tcPr>
          <w:p w14:paraId="2C0C4F34" w14:textId="77777777" w:rsidR="0055485A" w:rsidRDefault="00000000">
            <w:pPr>
              <w:spacing w:after="40"/>
            </w:pPr>
            <w:r>
              <w:rPr>
                <w:sz w:val="20"/>
                <w:szCs w:val="20"/>
              </w:rPr>
              <w:t>Factor de reducción corregido: rampa real hasta cero entre el umbral de aviso y el de parada</w:t>
            </w:r>
          </w:p>
        </w:tc>
        <w:tc>
          <w:tcPr>
            <w:tcW w:w="3252" w:type="dxa"/>
            <w:tcMar>
              <w:top w:w="60" w:type="dxa"/>
              <w:left w:w="80" w:type="dxa"/>
              <w:bottom w:w="60" w:type="dxa"/>
              <w:right w:w="80" w:type="dxa"/>
            </w:tcMar>
            <w:vAlign w:val="center"/>
          </w:tcPr>
          <w:p w14:paraId="6F4752DB" w14:textId="77777777" w:rsidR="0055485A" w:rsidRDefault="00000000">
            <w:pPr>
              <w:spacing w:after="40"/>
            </w:pPr>
            <w:r>
              <w:rPr>
                <w:sz w:val="20"/>
                <w:szCs w:val="20"/>
              </w:rPr>
              <w:t>Sin contacto — encuentro mucho más breve</w:t>
            </w:r>
          </w:p>
        </w:tc>
      </w:tr>
      <w:tr w:rsidR="0055485A" w14:paraId="0444D47D" w14:textId="77777777">
        <w:tc>
          <w:tcPr>
            <w:tcW w:w="2243" w:type="dxa"/>
            <w:tcMar>
              <w:top w:w="60" w:type="dxa"/>
              <w:left w:w="80" w:type="dxa"/>
              <w:bottom w:w="60" w:type="dxa"/>
              <w:right w:w="80" w:type="dxa"/>
            </w:tcMar>
            <w:vAlign w:val="center"/>
          </w:tcPr>
          <w:p w14:paraId="7C419AE0" w14:textId="77777777" w:rsidR="0055485A" w:rsidRDefault="00000000">
            <w:pPr>
              <w:spacing w:after="40"/>
            </w:pPr>
            <w:r>
              <w:rPr>
                <w:sz w:val="20"/>
                <w:szCs w:val="20"/>
              </w:rPr>
              <w:t>Obstáculo v6 (mueble + silla)</w:t>
            </w:r>
          </w:p>
        </w:tc>
        <w:tc>
          <w:tcPr>
            <w:tcW w:w="3005" w:type="dxa"/>
            <w:tcMar>
              <w:top w:w="60" w:type="dxa"/>
              <w:left w:w="80" w:type="dxa"/>
              <w:bottom w:w="60" w:type="dxa"/>
              <w:right w:w="80" w:type="dxa"/>
            </w:tcMar>
            <w:vAlign w:val="center"/>
          </w:tcPr>
          <w:p w14:paraId="7BDF8CF1" w14:textId="77777777" w:rsidR="0055485A" w:rsidRDefault="00000000">
            <w:pPr>
              <w:spacing w:after="40"/>
            </w:pPr>
            <w:r>
              <w:rPr>
                <w:sz w:val="20"/>
                <w:szCs w:val="20"/>
              </w:rPr>
              <w:t>Igual</w:t>
            </w:r>
          </w:p>
        </w:tc>
        <w:tc>
          <w:tcPr>
            <w:tcW w:w="3252" w:type="dxa"/>
            <w:tcMar>
              <w:top w:w="60" w:type="dxa"/>
              <w:left w:w="80" w:type="dxa"/>
              <w:bottom w:w="60" w:type="dxa"/>
              <w:right w:w="80" w:type="dxa"/>
            </w:tcMar>
            <w:vAlign w:val="center"/>
          </w:tcPr>
          <w:p w14:paraId="4A2EE645" w14:textId="77777777" w:rsidR="0055485A" w:rsidRDefault="00000000">
            <w:pPr>
              <w:spacing w:after="40"/>
            </w:pPr>
            <w:r>
              <w:rPr>
                <w:sz w:val="20"/>
                <w:szCs w:val="20"/>
              </w:rPr>
              <w:t>Sin contacto — la silla no llegó a activar la evasión en esta toma</w:t>
            </w:r>
          </w:p>
        </w:tc>
      </w:tr>
      <w:tr w:rsidR="0055485A" w14:paraId="4B35CC60" w14:textId="77777777">
        <w:tc>
          <w:tcPr>
            <w:tcW w:w="2243" w:type="dxa"/>
            <w:tcMar>
              <w:top w:w="60" w:type="dxa"/>
              <w:left w:w="80" w:type="dxa"/>
              <w:bottom w:w="60" w:type="dxa"/>
              <w:right w:w="80" w:type="dxa"/>
            </w:tcMar>
            <w:vAlign w:val="center"/>
          </w:tcPr>
          <w:p w14:paraId="5F9876B5" w14:textId="77777777" w:rsidR="0055485A" w:rsidRDefault="00000000">
            <w:pPr>
              <w:spacing w:after="40"/>
            </w:pPr>
            <w:r>
              <w:rPr>
                <w:sz w:val="20"/>
                <w:szCs w:val="20"/>
              </w:rPr>
              <w:t>Obstáculo v7 (mueble + silla)</w:t>
            </w:r>
          </w:p>
        </w:tc>
        <w:tc>
          <w:tcPr>
            <w:tcW w:w="3005" w:type="dxa"/>
            <w:tcMar>
              <w:top w:w="60" w:type="dxa"/>
              <w:left w:w="80" w:type="dxa"/>
              <w:bottom w:w="60" w:type="dxa"/>
              <w:right w:w="80" w:type="dxa"/>
            </w:tcMar>
            <w:vAlign w:val="center"/>
          </w:tcPr>
          <w:p w14:paraId="770ED98A" w14:textId="77777777" w:rsidR="0055485A" w:rsidRDefault="00000000">
            <w:pPr>
              <w:spacing w:after="40"/>
            </w:pPr>
            <w:r>
              <w:rPr>
                <w:sz w:val="20"/>
                <w:szCs w:val="20"/>
              </w:rPr>
              <w:t>+ maniobra de rodeo (giro cerrado y avance corto)</w:t>
            </w:r>
          </w:p>
        </w:tc>
        <w:tc>
          <w:tcPr>
            <w:tcW w:w="3252" w:type="dxa"/>
            <w:tcMar>
              <w:top w:w="60" w:type="dxa"/>
              <w:left w:w="80" w:type="dxa"/>
              <w:bottom w:w="60" w:type="dxa"/>
              <w:right w:w="80" w:type="dxa"/>
            </w:tcMar>
            <w:vAlign w:val="center"/>
          </w:tcPr>
          <w:p w14:paraId="0FBC7088" w14:textId="77777777" w:rsidR="0055485A" w:rsidRDefault="00000000">
            <w:pPr>
              <w:spacing w:after="40"/>
            </w:pPr>
            <w:r>
              <w:rPr>
                <w:sz w:val="20"/>
                <w:szCs w:val="20"/>
              </w:rPr>
              <w:t>Sin contacto — maniobra disparada cuatro veces, completada con éxito en todos los casos salvo un abandono correcto por seguridad</w:t>
            </w:r>
          </w:p>
        </w:tc>
      </w:tr>
      <w:tr w:rsidR="0055485A" w14:paraId="7D851A1A" w14:textId="77777777">
        <w:tc>
          <w:tcPr>
            <w:tcW w:w="2243" w:type="dxa"/>
            <w:tcMar>
              <w:top w:w="60" w:type="dxa"/>
              <w:left w:w="80" w:type="dxa"/>
              <w:bottom w:w="60" w:type="dxa"/>
              <w:right w:w="80" w:type="dxa"/>
            </w:tcMar>
            <w:vAlign w:val="center"/>
          </w:tcPr>
          <w:p w14:paraId="69EE56D7" w14:textId="77777777" w:rsidR="0055485A" w:rsidRDefault="00000000">
            <w:pPr>
              <w:spacing w:after="40"/>
            </w:pPr>
            <w:r>
              <w:rPr>
                <w:sz w:val="20"/>
                <w:szCs w:val="20"/>
              </w:rPr>
              <w:t>Obstáculo v8 (mueble + silla)</w:t>
            </w:r>
          </w:p>
        </w:tc>
        <w:tc>
          <w:tcPr>
            <w:tcW w:w="3005" w:type="dxa"/>
            <w:tcMar>
              <w:top w:w="60" w:type="dxa"/>
              <w:left w:w="80" w:type="dxa"/>
              <w:bottom w:w="60" w:type="dxa"/>
              <w:right w:w="80" w:type="dxa"/>
            </w:tcMar>
            <w:vAlign w:val="center"/>
          </w:tcPr>
          <w:p w14:paraId="77865962" w14:textId="77777777" w:rsidR="0055485A" w:rsidRDefault="00000000">
            <w:pPr>
              <w:spacing w:after="40"/>
            </w:pPr>
            <w:r>
              <w:rPr>
                <w:sz w:val="20"/>
                <w:szCs w:val="20"/>
              </w:rPr>
              <w:t>Igual</w:t>
            </w:r>
          </w:p>
        </w:tc>
        <w:tc>
          <w:tcPr>
            <w:tcW w:w="3252" w:type="dxa"/>
            <w:tcMar>
              <w:top w:w="60" w:type="dxa"/>
              <w:left w:w="80" w:type="dxa"/>
              <w:bottom w:w="60" w:type="dxa"/>
              <w:right w:w="80" w:type="dxa"/>
            </w:tcMar>
            <w:vAlign w:val="center"/>
          </w:tcPr>
          <w:p w14:paraId="781FF84A" w14:textId="77777777" w:rsidR="0055485A" w:rsidRDefault="00000000">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55485A" w14:paraId="5F6BA44D" w14:textId="77777777">
        <w:tc>
          <w:tcPr>
            <w:tcW w:w="2243" w:type="dxa"/>
            <w:tcMar>
              <w:top w:w="60" w:type="dxa"/>
              <w:left w:w="80" w:type="dxa"/>
              <w:bottom w:w="60" w:type="dxa"/>
              <w:right w:w="80" w:type="dxa"/>
            </w:tcMar>
            <w:vAlign w:val="center"/>
          </w:tcPr>
          <w:p w14:paraId="764754F2" w14:textId="77777777" w:rsidR="0055485A" w:rsidRDefault="00000000">
            <w:pPr>
              <w:spacing w:after="40"/>
            </w:pPr>
            <w:r>
              <w:rPr>
                <w:sz w:val="20"/>
                <w:szCs w:val="20"/>
              </w:rPr>
              <w:t>Obstáculo v9 (mueble, 23/07)</w:t>
            </w:r>
          </w:p>
        </w:tc>
        <w:tc>
          <w:tcPr>
            <w:tcW w:w="3005" w:type="dxa"/>
            <w:tcMar>
              <w:top w:w="60" w:type="dxa"/>
              <w:left w:w="80" w:type="dxa"/>
              <w:bottom w:w="60" w:type="dxa"/>
              <w:right w:w="80" w:type="dxa"/>
            </w:tcMar>
            <w:vAlign w:val="center"/>
          </w:tcPr>
          <w:p w14:paraId="2992D1B5" w14:textId="77777777" w:rsidR="0055485A" w:rsidRDefault="00000000">
            <w:pPr>
              <w:spacing w:after="40"/>
            </w:pPr>
            <w:r>
              <w:rPr>
                <w:sz w:val="20"/>
                <w:szCs w:val="20"/>
              </w:rPr>
              <w:t>Sin cambios de código respecto a v7/v8</w:t>
            </w:r>
          </w:p>
        </w:tc>
        <w:tc>
          <w:tcPr>
            <w:tcW w:w="3252" w:type="dxa"/>
            <w:tcMar>
              <w:top w:w="60" w:type="dxa"/>
              <w:left w:w="80" w:type="dxa"/>
              <w:bottom w:w="60" w:type="dxa"/>
              <w:right w:w="80" w:type="dxa"/>
            </w:tcMar>
            <w:vAlign w:val="center"/>
          </w:tcPr>
          <w:p w14:paraId="0083E818" w14:textId="77777777" w:rsidR="0055485A" w:rsidRDefault="00000000">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F8B1808" w14:textId="77777777" w:rsidR="0055485A" w:rsidRDefault="00000000">
      <w:pPr>
        <w:spacing w:after="120" w:line="276" w:lineRule="auto"/>
        <w:jc w:val="both"/>
      </w:pPr>
      <w:r>
        <w:t xml:space="preserve">El fallo estaba en la fórmula: el factor de reducción nunca bajaba de 0,4 porque el límite inferior no </w:t>
      </w:r>
      <w:del w:id="1280" w:author="Claude" w:date="2026-10-14T12:00:00Z">
        <w:r>
          <w:delText>se aplicaba nunca (código muerto).</w:delText>
        </w:r>
      </w:del>
      <w:ins w:id="1281" w:author="Claude" w:date="2026-10-14T12:00:00Z">
        <w:r>
          <w:t>llegaba a aplicarse.</w:t>
        </w:r>
      </w:ins>
      <w:r>
        <w:t xml:space="preserve"> El robot </w:t>
      </w:r>
      <w:del w:id="1282" w:author="Claude" w:date="2026-10-14T12:00:00Z">
        <w:r>
          <w:delText>veía el obstáculo y aun así no paraba del todo;</w:delText>
        </w:r>
      </w:del>
      <w:ins w:id="1283" w:author="Claude" w:date="2026-10-14T12:00:00Z">
        <w:r>
          <w:t>detectaba el obstáculo, pero no se detenía del todo, y</w:t>
        </w:r>
      </w:ins>
      <w:r>
        <w:t xml:space="preserve"> por eso</w:t>
      </w:r>
      <w:ins w:id="1284" w:author="Claude" w:date="2026-10-14T12:00:00Z">
        <w:r>
          <w:t xml:space="preserve"> lo</w:t>
        </w:r>
      </w:ins>
      <w:r>
        <w:t xml:space="preserve"> rozó dos veces. La corrección </w:t>
      </w:r>
      <w:del w:id="1285" w:author="Claude" w:date="2026-10-14T12:00:00Z">
        <w:r>
          <w:delText>basó</w:delText>
        </w:r>
      </w:del>
      <w:ins w:id="1286" w:author="Claude" w:date="2026-10-14T12:00:00Z">
        <w:r>
          <w:t>calcula</w:t>
        </w:r>
      </w:ins>
      <w:r>
        <w:t xml:space="preserve"> el factor </w:t>
      </w:r>
      <w:del w:id="1287" w:author="Claude" w:date="2026-10-14T12:00:00Z">
        <w:r>
          <w:delText>en</w:delText>
        </w:r>
      </w:del>
      <w:ins w:id="1288" w:author="Claude" w:date="2026-10-14T12:00:00Z">
        <w:r>
          <w:t>a partir de</w:t>
        </w:r>
      </w:ins>
      <w:r>
        <w:t xml:space="preserve"> la distancia mínima real </w:t>
      </w:r>
      <w:del w:id="1289" w:author="Claude" w:date="2026-10-14T12:00:00Z">
        <w:r>
          <w:delText>del</w:delText>
        </w:r>
      </w:del>
      <w:ins w:id="1290" w:author="Claude" w:date="2026-10-14T12:00:00Z">
        <w:r>
          <w:t>en el</w:t>
        </w:r>
      </w:ins>
      <w:r>
        <w:t xml:space="preserve"> sector frontal, con parada </w:t>
      </w:r>
      <w:del w:id="1291" w:author="Claude" w:date="2026-10-14T12:00:00Z">
        <w:r>
          <w:delText>dura</w:delText>
        </w:r>
      </w:del>
      <w:ins w:id="1292" w:author="Claude" w:date="2026-10-14T12:00:00Z">
        <w:r>
          <w:t>total</w:t>
        </w:r>
      </w:ins>
      <w:r>
        <w:t xml:space="preserve"> a partir de un segundo umbral, y se </w:t>
      </w:r>
      <w:del w:id="1293" w:author="Claude" w:date="2026-10-14T12:00:00Z">
        <w:r>
          <w:delText>añadió</w:delText>
        </w:r>
      </w:del>
      <w:ins w:id="1294" w:author="Claude" w:date="2026-10-14T12:00:00Z">
        <w:r>
          <w:t>completó con</w:t>
        </w:r>
      </w:ins>
      <w:r>
        <w:t xml:space="preserve"> la maniobra de rodeo.</w:t>
      </w:r>
    </w:p>
    <w:p w14:paraId="5625CC16" w14:textId="77777777" w:rsidR="0055485A" w:rsidRDefault="00000000">
      <w:pPr>
        <w:spacing w:after="120" w:line="276" w:lineRule="auto"/>
        <w:jc w:val="both"/>
      </w:pPr>
      <w:r>
        <w:t xml:space="preserve">En la toma v8 el robot chocó con la silla, el quinto contacto acumulado. Era </w:t>
      </w:r>
      <w:del w:id="1295" w:author="Claude" w:date="2026-10-14T12:00:00Z">
        <w:r>
          <w:delText>algo esperado:</w:delText>
        </w:r>
      </w:del>
      <w:ins w:id="1296" w:author="Claude" w:date="2026-10-14T12:00:00Z">
        <w:r>
          <w:t>un resultado esperable:</w:t>
        </w:r>
      </w:ins>
      <w:r>
        <w:t xml:space="preserve"> el </w:t>
      </w:r>
      <w:proofErr w:type="spellStart"/>
      <w:r>
        <w:t>LiDAR</w:t>
      </w:r>
      <w:proofErr w:type="spellEnd"/>
      <w:r>
        <w:t xml:space="preserve"> barre a unos 47 cm</w:t>
      </w:r>
      <w:ins w:id="1297" w:author="Claude" w:date="2026-10-14T12:00:00Z">
        <w:r>
          <w:t xml:space="preserve"> de altura</w:t>
        </w:r>
      </w:ins>
      <w:r>
        <w:t xml:space="preserve"> y no ve las patas finas de una silla. La prueba no se </w:t>
      </w:r>
      <w:del w:id="1298" w:author="Claude" w:date="2026-10-14T12:00:00Z">
        <w:r>
          <w:delText>repitió hasta disponer de</w:delText>
        </w:r>
      </w:del>
      <w:ins w:id="1299" w:author="Claude" w:date="2026-10-14T12:00:00Z">
        <w:r>
          <w:t>repitió, ya que requiere</w:t>
        </w:r>
      </w:ins>
      <w:r>
        <w:t xml:space="preserve"> otro sensor, ya sea la cámara RGB-D disponible o un segundo </w:t>
      </w:r>
      <w:proofErr w:type="spellStart"/>
      <w:r>
        <w:t>LiDAR</w:t>
      </w:r>
      <w:proofErr w:type="spellEnd"/>
      <w:r>
        <w:t xml:space="preserve"> a otra altura.</w:t>
      </w:r>
    </w:p>
    <w:p w14:paraId="03135863" w14:textId="77777777" w:rsidR="0055485A" w:rsidRDefault="00000000">
      <w:pPr>
        <w:pStyle w:val="Ttulo2"/>
        <w:spacing w:before="240" w:after="80"/>
      </w:pPr>
      <w:r>
        <w:lastRenderedPageBreak/>
        <w:t>5.7 Resultado 5 — Nav2: localización y navegación autónoma (27 de julio de 2026)</w:t>
      </w:r>
    </w:p>
    <w:p w14:paraId="18329320" w14:textId="77777777" w:rsidR="0055485A" w:rsidRDefault="00000000">
      <w:pPr>
        <w:spacing w:after="120" w:line="276" w:lineRule="auto"/>
        <w:jc w:val="both"/>
      </w:pPr>
      <w:r>
        <w:t xml:space="preserve">Primera prueba real de la pila completa de Nav2 (objetivo específico 3). </w:t>
      </w:r>
      <w:del w:id="1300" w:author="Claude" w:date="2026-10-14T12:00:00Z">
        <w:r>
          <w:delText>La</w:delText>
        </w:r>
      </w:del>
      <w:ins w:id="1301" w:author="Claude" w:date="2026-10-14T12:00:00Z">
        <w:r>
          <w:t>Inicialmente, la</w:t>
        </w:r>
      </w:ins>
      <w:r>
        <w:t xml:space="preserve"> localización con AMCL parecía congelarse tras su primera actualización. </w:t>
      </w:r>
      <w:del w:id="1302" w:author="Claude" w:date="2026-10-14T12:00:00Z">
        <w:r>
          <w:delText>El problema</w:delText>
        </w:r>
      </w:del>
      <w:ins w:id="1303" w:author="Claude" w:date="2026-10-14T12:00:00Z">
        <w:r>
          <w:t>La causa</w:t>
        </w:r>
      </w:ins>
      <w:r>
        <w:t xml:space="preserve"> era que los comandos de prueba, muy </w:t>
      </w:r>
      <w:del w:id="1304" w:author="Claude" w:date="2026-10-14T12:00:00Z">
        <w:r>
          <w:delText>cortos, no llegaban a tiempo por la latencia de</w:delText>
        </w:r>
      </w:del>
      <w:ins w:id="1305" w:author="Claude" w:date="2026-10-14T12:00:00Z">
        <w:r>
          <w:t>breves, terminaban antes de que DDS completara el</w:t>
        </w:r>
      </w:ins>
      <w:r>
        <w:t xml:space="preserve"> descubrimiento de nodos; con comandos </w:t>
      </w:r>
      <w:del w:id="1306" w:author="Claude" w:date="2026-10-14T12:00:00Z">
        <w:r>
          <w:delText>más largos</w:delText>
        </w:r>
      </w:del>
      <w:ins w:id="1307" w:author="Claude" w:date="2026-10-14T12:00:00Z">
        <w:r>
          <w:t>de mayor duración, AMCL</w:t>
        </w:r>
      </w:ins>
      <w:r>
        <w:t xml:space="preserve"> convergió sin problemas.</w:t>
      </w:r>
    </w:p>
    <w:p w14:paraId="6742FF34" w14:textId="77777777" w:rsidR="0055485A" w:rsidRDefault="00000000">
      <w:pPr>
        <w:spacing w:after="120" w:line="276" w:lineRule="auto"/>
        <w:jc w:val="both"/>
      </w:pPr>
      <w:r>
        <w:t xml:space="preserve">A </w:t>
      </w:r>
      <w:proofErr w:type="gramStart"/>
      <w:r>
        <w:t>continuación</w:t>
      </w:r>
      <w:proofErr w:type="gramEnd"/>
      <w:r>
        <w:t xml:space="preserve"> se probó por primera vez la </w:t>
      </w:r>
      <w:del w:id="1308" w:author="Claude" w:date="2026-10-14T12:00:00Z">
        <w:r>
          <w:delText xml:space="preserve">fase de </w:delText>
        </w:r>
      </w:del>
      <w:r>
        <w:t xml:space="preserve">navegación completa, con siete objetivos enviados desde </w:t>
      </w:r>
      <w:del w:id="1309" w:author="Claude" w:date="2026-10-14T12:00:00Z">
        <w:r>
          <w:delText>la interfaz de RViz:</w:delText>
        </w:r>
      </w:del>
      <w:ins w:id="1310" w:author="Claude" w:date="2026-10-14T12:00:00Z">
        <w:r>
          <w:t>RViz (Tabla 5.5).</w:t>
        </w:r>
      </w:ins>
    </w:p>
    <w:p w14:paraId="104550CD" w14:textId="77777777" w:rsidR="0055485A" w:rsidRDefault="00000000">
      <w:pPr>
        <w:keepNext/>
        <w:spacing w:after="120"/>
      </w:pPr>
      <w:r>
        <w:rPr>
          <w:b/>
          <w:bCs/>
        </w:rPr>
        <w:t>Tabla 5.5</w:t>
      </w:r>
      <w:r>
        <w:rPr>
          <w:b/>
          <w:bCs/>
        </w:rPr>
        <w:br/>
      </w:r>
      <w:r>
        <w:rPr>
          <w:i/>
          <w:iCs/>
        </w:rPr>
        <w:t>Navegación con Nav2, 27/07</w:t>
      </w:r>
    </w:p>
    <w:tbl>
      <w:tblPr>
        <w:tblStyle w:val="a5"/>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2048"/>
        <w:gridCol w:w="3585"/>
      </w:tblGrid>
      <w:tr w:rsidR="0055485A" w14:paraId="47A5E704" w14:textId="77777777">
        <w:trPr>
          <w:tblHeader/>
        </w:trPr>
        <w:tc>
          <w:tcPr>
            <w:tcW w:w="2867" w:type="dxa"/>
            <w:shd w:val="clear" w:color="auto" w:fill="D9D9D9"/>
            <w:tcMar>
              <w:top w:w="60" w:type="dxa"/>
              <w:left w:w="80" w:type="dxa"/>
              <w:bottom w:w="60" w:type="dxa"/>
              <w:right w:w="80" w:type="dxa"/>
            </w:tcMar>
            <w:vAlign w:val="center"/>
          </w:tcPr>
          <w:p w14:paraId="4E3972F5" w14:textId="77777777" w:rsidR="0055485A" w:rsidRDefault="00000000">
            <w:pPr>
              <w:spacing w:after="40"/>
            </w:pPr>
            <w:r>
              <w:rPr>
                <w:b/>
                <w:bCs/>
                <w:sz w:val="20"/>
                <w:szCs w:val="20"/>
              </w:rPr>
              <w:t>Objetivo</w:t>
            </w:r>
          </w:p>
        </w:tc>
        <w:tc>
          <w:tcPr>
            <w:tcW w:w="2048" w:type="dxa"/>
            <w:shd w:val="clear" w:color="auto" w:fill="D9D9D9"/>
            <w:tcMar>
              <w:top w:w="60" w:type="dxa"/>
              <w:left w:w="80" w:type="dxa"/>
              <w:bottom w:w="60" w:type="dxa"/>
              <w:right w:w="80" w:type="dxa"/>
            </w:tcMar>
            <w:vAlign w:val="center"/>
          </w:tcPr>
          <w:p w14:paraId="0CFBFA79" w14:textId="77777777" w:rsidR="0055485A" w:rsidRDefault="00000000">
            <w:pPr>
              <w:spacing w:after="40"/>
            </w:pPr>
            <w:r>
              <w:rPr>
                <w:b/>
                <w:bCs/>
                <w:sz w:val="20"/>
                <w:szCs w:val="20"/>
              </w:rPr>
              <w:t>Distancia aprox.</w:t>
            </w:r>
          </w:p>
        </w:tc>
        <w:tc>
          <w:tcPr>
            <w:tcW w:w="3585" w:type="dxa"/>
            <w:shd w:val="clear" w:color="auto" w:fill="D9D9D9"/>
            <w:tcMar>
              <w:top w:w="60" w:type="dxa"/>
              <w:left w:w="80" w:type="dxa"/>
              <w:bottom w:w="60" w:type="dxa"/>
              <w:right w:w="80" w:type="dxa"/>
            </w:tcMar>
            <w:vAlign w:val="center"/>
          </w:tcPr>
          <w:p w14:paraId="39C4A2CA" w14:textId="77777777" w:rsidR="0055485A" w:rsidRDefault="00000000">
            <w:pPr>
              <w:spacing w:after="40"/>
            </w:pPr>
            <w:r>
              <w:rPr>
                <w:b/>
                <w:bCs/>
                <w:sz w:val="20"/>
                <w:szCs w:val="20"/>
              </w:rPr>
              <w:t>Resultado</w:t>
            </w:r>
          </w:p>
        </w:tc>
      </w:tr>
      <w:tr w:rsidR="0055485A" w14:paraId="370E4692" w14:textId="77777777">
        <w:tc>
          <w:tcPr>
            <w:tcW w:w="2867" w:type="dxa"/>
            <w:tcMar>
              <w:top w:w="60" w:type="dxa"/>
              <w:left w:w="80" w:type="dxa"/>
              <w:bottom w:w="60" w:type="dxa"/>
              <w:right w:w="80" w:type="dxa"/>
            </w:tcMar>
            <w:vAlign w:val="center"/>
          </w:tcPr>
          <w:p w14:paraId="429C50CE" w14:textId="77777777" w:rsidR="0055485A" w:rsidRDefault="00000000">
            <w:pPr>
              <w:spacing w:after="40"/>
            </w:pPr>
            <w:r>
              <w:rPr>
                <w:sz w:val="20"/>
                <w:szCs w:val="20"/>
              </w:rPr>
              <w:t>1</w:t>
            </w:r>
          </w:p>
        </w:tc>
        <w:tc>
          <w:tcPr>
            <w:tcW w:w="2048" w:type="dxa"/>
            <w:tcMar>
              <w:top w:w="60" w:type="dxa"/>
              <w:left w:w="80" w:type="dxa"/>
              <w:bottom w:w="60" w:type="dxa"/>
              <w:right w:w="80" w:type="dxa"/>
            </w:tcMar>
            <w:vAlign w:val="center"/>
          </w:tcPr>
          <w:p w14:paraId="01D4CC33" w14:textId="77777777" w:rsidR="0055485A" w:rsidRDefault="00000000">
            <w:pPr>
              <w:spacing w:after="40"/>
            </w:pPr>
            <w:r>
              <w:rPr>
                <w:sz w:val="20"/>
                <w:szCs w:val="20"/>
              </w:rPr>
              <w:t>≈ 3,7 m</w:t>
            </w:r>
          </w:p>
        </w:tc>
        <w:tc>
          <w:tcPr>
            <w:tcW w:w="3585" w:type="dxa"/>
            <w:tcMar>
              <w:top w:w="60" w:type="dxa"/>
              <w:left w:w="80" w:type="dxa"/>
              <w:bottom w:w="60" w:type="dxa"/>
              <w:right w:w="80" w:type="dxa"/>
            </w:tcMar>
            <w:vAlign w:val="center"/>
          </w:tcPr>
          <w:p w14:paraId="5BAA8071" w14:textId="77777777" w:rsidR="0055485A" w:rsidRDefault="00000000">
            <w:pPr>
              <w:spacing w:after="40"/>
            </w:pPr>
            <w:r>
              <w:rPr>
                <w:sz w:val="20"/>
                <w:szCs w:val="20"/>
              </w:rPr>
              <w:t>Éxito</w:t>
            </w:r>
          </w:p>
        </w:tc>
      </w:tr>
      <w:tr w:rsidR="0055485A" w14:paraId="67DBA6A6" w14:textId="77777777">
        <w:tc>
          <w:tcPr>
            <w:tcW w:w="2867" w:type="dxa"/>
            <w:tcMar>
              <w:top w:w="60" w:type="dxa"/>
              <w:left w:w="80" w:type="dxa"/>
              <w:bottom w:w="60" w:type="dxa"/>
              <w:right w:w="80" w:type="dxa"/>
            </w:tcMar>
            <w:vAlign w:val="center"/>
          </w:tcPr>
          <w:p w14:paraId="39B61F83" w14:textId="77777777" w:rsidR="0055485A" w:rsidRDefault="00000000">
            <w:pPr>
              <w:spacing w:after="40"/>
            </w:pPr>
            <w:r>
              <w:rPr>
                <w:sz w:val="20"/>
                <w:szCs w:val="20"/>
              </w:rPr>
              <w:t>2</w:t>
            </w:r>
          </w:p>
        </w:tc>
        <w:tc>
          <w:tcPr>
            <w:tcW w:w="2048" w:type="dxa"/>
            <w:tcMar>
              <w:top w:w="60" w:type="dxa"/>
              <w:left w:w="80" w:type="dxa"/>
              <w:bottom w:w="60" w:type="dxa"/>
              <w:right w:w="80" w:type="dxa"/>
            </w:tcMar>
            <w:vAlign w:val="center"/>
          </w:tcPr>
          <w:p w14:paraId="1AE3C194" w14:textId="77777777" w:rsidR="0055485A" w:rsidRDefault="00000000">
            <w:pPr>
              <w:spacing w:after="40"/>
            </w:pPr>
            <w:r>
              <w:rPr>
                <w:sz w:val="20"/>
                <w:szCs w:val="20"/>
              </w:rPr>
              <w:t>≈ 5,9 m</w:t>
            </w:r>
          </w:p>
        </w:tc>
        <w:tc>
          <w:tcPr>
            <w:tcW w:w="3585" w:type="dxa"/>
            <w:tcMar>
              <w:top w:w="60" w:type="dxa"/>
              <w:left w:w="80" w:type="dxa"/>
              <w:bottom w:w="60" w:type="dxa"/>
              <w:right w:w="80" w:type="dxa"/>
            </w:tcMar>
            <w:vAlign w:val="center"/>
          </w:tcPr>
          <w:p w14:paraId="2E860E34" w14:textId="77777777" w:rsidR="0055485A" w:rsidRDefault="00000000">
            <w:pPr>
              <w:spacing w:after="40"/>
            </w:pPr>
            <w:r>
              <w:rPr>
                <w:sz w:val="20"/>
                <w:szCs w:val="20"/>
              </w:rPr>
              <w:t>Éxito</w:t>
            </w:r>
          </w:p>
        </w:tc>
      </w:tr>
      <w:tr w:rsidR="0055485A" w14:paraId="1F5A6759" w14:textId="77777777">
        <w:tc>
          <w:tcPr>
            <w:tcW w:w="2867" w:type="dxa"/>
            <w:tcMar>
              <w:top w:w="60" w:type="dxa"/>
              <w:left w:w="80" w:type="dxa"/>
              <w:bottom w:w="60" w:type="dxa"/>
              <w:right w:w="80" w:type="dxa"/>
            </w:tcMar>
            <w:vAlign w:val="center"/>
          </w:tcPr>
          <w:p w14:paraId="70950C43" w14:textId="77777777" w:rsidR="0055485A" w:rsidRDefault="00000000">
            <w:pPr>
              <w:spacing w:after="40"/>
            </w:pPr>
            <w:r>
              <w:rPr>
                <w:sz w:val="20"/>
                <w:szCs w:val="20"/>
              </w:rPr>
              <w:t>3 (obstáculo real no mapeado)</w:t>
            </w:r>
          </w:p>
        </w:tc>
        <w:tc>
          <w:tcPr>
            <w:tcW w:w="2048" w:type="dxa"/>
            <w:tcMar>
              <w:top w:w="60" w:type="dxa"/>
              <w:left w:w="80" w:type="dxa"/>
              <w:bottom w:w="60" w:type="dxa"/>
              <w:right w:w="80" w:type="dxa"/>
            </w:tcMar>
            <w:vAlign w:val="center"/>
          </w:tcPr>
          <w:p w14:paraId="21045E01" w14:textId="77777777" w:rsidR="0055485A" w:rsidRDefault="00000000">
            <w:pPr>
              <w:spacing w:after="40"/>
            </w:pPr>
            <w:r>
              <w:rPr>
                <w:sz w:val="20"/>
                <w:szCs w:val="20"/>
              </w:rPr>
              <w:t>≈ 5,3 m</w:t>
            </w:r>
          </w:p>
        </w:tc>
        <w:tc>
          <w:tcPr>
            <w:tcW w:w="3585" w:type="dxa"/>
            <w:tcMar>
              <w:top w:w="60" w:type="dxa"/>
              <w:left w:w="80" w:type="dxa"/>
              <w:bottom w:w="60" w:type="dxa"/>
              <w:right w:w="80" w:type="dxa"/>
            </w:tcMar>
            <w:vAlign w:val="center"/>
          </w:tcPr>
          <w:p w14:paraId="3F9702FD" w14:textId="77777777" w:rsidR="0055485A" w:rsidRDefault="00000000">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55485A" w14:paraId="7BF1AD1D" w14:textId="77777777">
        <w:tc>
          <w:tcPr>
            <w:tcW w:w="2867" w:type="dxa"/>
            <w:tcMar>
              <w:top w:w="60" w:type="dxa"/>
              <w:left w:w="80" w:type="dxa"/>
              <w:bottom w:w="60" w:type="dxa"/>
              <w:right w:w="80" w:type="dxa"/>
            </w:tcMar>
            <w:vAlign w:val="center"/>
          </w:tcPr>
          <w:p w14:paraId="6A3B8717" w14:textId="77777777" w:rsidR="0055485A" w:rsidRDefault="00000000">
            <w:pPr>
              <w:spacing w:after="40"/>
            </w:pPr>
            <w:r>
              <w:rPr>
                <w:sz w:val="20"/>
                <w:szCs w:val="20"/>
              </w:rPr>
              <w:t>4</w:t>
            </w:r>
          </w:p>
        </w:tc>
        <w:tc>
          <w:tcPr>
            <w:tcW w:w="2048" w:type="dxa"/>
            <w:tcMar>
              <w:top w:w="60" w:type="dxa"/>
              <w:left w:w="80" w:type="dxa"/>
              <w:bottom w:w="60" w:type="dxa"/>
              <w:right w:w="80" w:type="dxa"/>
            </w:tcMar>
            <w:vAlign w:val="center"/>
          </w:tcPr>
          <w:p w14:paraId="08BA5B52" w14:textId="77777777" w:rsidR="0055485A" w:rsidRDefault="00000000">
            <w:pPr>
              <w:spacing w:after="40"/>
            </w:pPr>
            <w:r>
              <w:rPr>
                <w:sz w:val="20"/>
                <w:szCs w:val="20"/>
              </w:rPr>
              <w:t>≈ 8,0 m</w:t>
            </w:r>
          </w:p>
        </w:tc>
        <w:tc>
          <w:tcPr>
            <w:tcW w:w="3585" w:type="dxa"/>
            <w:tcMar>
              <w:top w:w="60" w:type="dxa"/>
              <w:left w:w="80" w:type="dxa"/>
              <w:bottom w:w="60" w:type="dxa"/>
              <w:right w:w="80" w:type="dxa"/>
            </w:tcMar>
            <w:vAlign w:val="center"/>
          </w:tcPr>
          <w:p w14:paraId="704E03B8" w14:textId="77777777" w:rsidR="0055485A" w:rsidRDefault="00000000">
            <w:pPr>
              <w:spacing w:after="40"/>
            </w:pPr>
            <w:r>
              <w:rPr>
                <w:sz w:val="20"/>
                <w:szCs w:val="20"/>
              </w:rPr>
              <w:t>Éxito</w:t>
            </w:r>
          </w:p>
        </w:tc>
      </w:tr>
      <w:tr w:rsidR="0055485A" w14:paraId="7193E9FA" w14:textId="77777777">
        <w:tc>
          <w:tcPr>
            <w:tcW w:w="2867" w:type="dxa"/>
            <w:tcMar>
              <w:top w:w="60" w:type="dxa"/>
              <w:left w:w="80" w:type="dxa"/>
              <w:bottom w:w="60" w:type="dxa"/>
              <w:right w:w="80" w:type="dxa"/>
            </w:tcMar>
            <w:vAlign w:val="center"/>
          </w:tcPr>
          <w:p w14:paraId="018B3ABC" w14:textId="77777777" w:rsidR="0055485A" w:rsidRDefault="00000000">
            <w:pPr>
              <w:spacing w:after="40"/>
            </w:pPr>
            <w:r>
              <w:rPr>
                <w:sz w:val="20"/>
                <w:szCs w:val="20"/>
              </w:rPr>
              <w:t>5</w:t>
            </w:r>
          </w:p>
        </w:tc>
        <w:tc>
          <w:tcPr>
            <w:tcW w:w="2048" w:type="dxa"/>
            <w:tcMar>
              <w:top w:w="60" w:type="dxa"/>
              <w:left w:w="80" w:type="dxa"/>
              <w:bottom w:w="60" w:type="dxa"/>
              <w:right w:w="80" w:type="dxa"/>
            </w:tcMar>
            <w:vAlign w:val="center"/>
          </w:tcPr>
          <w:p w14:paraId="5558E1E3" w14:textId="77777777" w:rsidR="0055485A" w:rsidRDefault="00000000">
            <w:pPr>
              <w:spacing w:after="40"/>
            </w:pPr>
            <w:r>
              <w:rPr>
                <w:sz w:val="20"/>
                <w:szCs w:val="20"/>
              </w:rPr>
              <w:t>≈ 8,1 m</w:t>
            </w:r>
          </w:p>
        </w:tc>
        <w:tc>
          <w:tcPr>
            <w:tcW w:w="3585" w:type="dxa"/>
            <w:tcMar>
              <w:top w:w="60" w:type="dxa"/>
              <w:left w:w="80" w:type="dxa"/>
              <w:bottom w:w="60" w:type="dxa"/>
              <w:right w:w="80" w:type="dxa"/>
            </w:tcMar>
            <w:vAlign w:val="center"/>
          </w:tcPr>
          <w:p w14:paraId="4DDEA605" w14:textId="77777777" w:rsidR="0055485A" w:rsidRDefault="00000000">
            <w:pPr>
              <w:spacing w:after="40"/>
            </w:pPr>
            <w:r>
              <w:rPr>
                <w:sz w:val="20"/>
                <w:szCs w:val="20"/>
              </w:rPr>
              <w:t>Éxito</w:t>
            </w:r>
          </w:p>
        </w:tc>
      </w:tr>
      <w:tr w:rsidR="0055485A" w14:paraId="21098530" w14:textId="77777777">
        <w:tc>
          <w:tcPr>
            <w:tcW w:w="2867" w:type="dxa"/>
            <w:tcMar>
              <w:top w:w="60" w:type="dxa"/>
              <w:left w:w="80" w:type="dxa"/>
              <w:bottom w:w="60" w:type="dxa"/>
              <w:right w:w="80" w:type="dxa"/>
            </w:tcMar>
            <w:vAlign w:val="center"/>
          </w:tcPr>
          <w:p w14:paraId="528405B1" w14:textId="77777777" w:rsidR="0055485A" w:rsidRDefault="00000000">
            <w:pPr>
              <w:spacing w:after="40"/>
            </w:pPr>
            <w:r>
              <w:rPr>
                <w:sz w:val="20"/>
                <w:szCs w:val="20"/>
              </w:rPr>
              <w:t>6 (cambio de objetivo a mitad de trayecto)</w:t>
            </w:r>
          </w:p>
        </w:tc>
        <w:tc>
          <w:tcPr>
            <w:tcW w:w="2048" w:type="dxa"/>
            <w:tcMar>
              <w:top w:w="60" w:type="dxa"/>
              <w:left w:w="80" w:type="dxa"/>
              <w:bottom w:w="60" w:type="dxa"/>
              <w:right w:w="80" w:type="dxa"/>
            </w:tcMar>
            <w:vAlign w:val="center"/>
          </w:tcPr>
          <w:p w14:paraId="2DDB4A78" w14:textId="77777777" w:rsidR="0055485A" w:rsidRDefault="00000000">
            <w:pPr>
              <w:spacing w:after="40"/>
            </w:pPr>
            <w:r>
              <w:rPr>
                <w:sz w:val="20"/>
                <w:szCs w:val="20"/>
              </w:rPr>
              <w:t>≈ 0,6 m</w:t>
            </w:r>
          </w:p>
        </w:tc>
        <w:tc>
          <w:tcPr>
            <w:tcW w:w="3585" w:type="dxa"/>
            <w:tcMar>
              <w:top w:w="60" w:type="dxa"/>
              <w:left w:w="80" w:type="dxa"/>
              <w:bottom w:w="60" w:type="dxa"/>
              <w:right w:w="80" w:type="dxa"/>
            </w:tcMar>
            <w:vAlign w:val="center"/>
          </w:tcPr>
          <w:p w14:paraId="50C4980A" w14:textId="77777777" w:rsidR="0055485A" w:rsidRDefault="00000000">
            <w:pPr>
              <w:spacing w:after="40"/>
            </w:pPr>
            <w:r>
              <w:rPr>
                <w:sz w:val="20"/>
                <w:szCs w:val="20"/>
              </w:rPr>
              <w:t>Fallo — recuperado automáticamente por el gestor de ciclo de vida en unos 2 s</w:t>
            </w:r>
          </w:p>
        </w:tc>
      </w:tr>
      <w:tr w:rsidR="0055485A" w14:paraId="7741C8F7" w14:textId="77777777">
        <w:tc>
          <w:tcPr>
            <w:tcW w:w="2867" w:type="dxa"/>
            <w:tcMar>
              <w:top w:w="60" w:type="dxa"/>
              <w:left w:w="80" w:type="dxa"/>
              <w:bottom w:w="60" w:type="dxa"/>
              <w:right w:w="80" w:type="dxa"/>
            </w:tcMar>
            <w:vAlign w:val="center"/>
          </w:tcPr>
          <w:p w14:paraId="054735D8" w14:textId="77777777" w:rsidR="0055485A" w:rsidRDefault="00000000">
            <w:pPr>
              <w:spacing w:after="40"/>
            </w:pPr>
            <w:r>
              <w:rPr>
                <w:sz w:val="20"/>
                <w:szCs w:val="20"/>
              </w:rPr>
              <w:t>7 (tras la recuperación)</w:t>
            </w:r>
          </w:p>
        </w:tc>
        <w:tc>
          <w:tcPr>
            <w:tcW w:w="2048" w:type="dxa"/>
            <w:tcMar>
              <w:top w:w="60" w:type="dxa"/>
              <w:left w:w="80" w:type="dxa"/>
              <w:bottom w:w="60" w:type="dxa"/>
              <w:right w:w="80" w:type="dxa"/>
            </w:tcMar>
            <w:vAlign w:val="center"/>
          </w:tcPr>
          <w:p w14:paraId="17E943D0" w14:textId="77777777" w:rsidR="0055485A" w:rsidRDefault="00000000">
            <w:pPr>
              <w:spacing w:after="40"/>
            </w:pPr>
            <w:r>
              <w:rPr>
                <w:sz w:val="20"/>
                <w:szCs w:val="20"/>
              </w:rPr>
              <w:t>≈ 3,6 m</w:t>
            </w:r>
          </w:p>
        </w:tc>
        <w:tc>
          <w:tcPr>
            <w:tcW w:w="3585" w:type="dxa"/>
            <w:tcMar>
              <w:top w:w="60" w:type="dxa"/>
              <w:left w:w="80" w:type="dxa"/>
              <w:bottom w:w="60" w:type="dxa"/>
              <w:right w:w="80" w:type="dxa"/>
            </w:tcMar>
            <w:vAlign w:val="center"/>
          </w:tcPr>
          <w:p w14:paraId="6ADB39B5" w14:textId="77777777" w:rsidR="0055485A" w:rsidRDefault="00000000">
            <w:pPr>
              <w:spacing w:after="40"/>
            </w:pPr>
            <w:r>
              <w:rPr>
                <w:sz w:val="20"/>
                <w:szCs w:val="20"/>
              </w:rPr>
              <w:t>Éxito</w:t>
            </w:r>
          </w:p>
        </w:tc>
      </w:tr>
    </w:tbl>
    <w:p w14:paraId="31C7A172" w14:textId="77777777" w:rsidR="0055485A" w:rsidRDefault="00000000">
      <w:pPr>
        <w:spacing w:after="120" w:line="276" w:lineRule="auto"/>
        <w:jc w:val="both"/>
      </w:pPr>
      <w:del w:id="1311" w:author="Claude" w:date="2026-10-14T12:00:00Z">
        <w:r>
          <w:delText>Seis de</w:delText>
        </w:r>
      </w:del>
      <w:ins w:id="1312" w:author="Claude" w:date="2026-10-14T12:00:00Z">
        <w:r>
          <w:t>Se completaron seis de los</w:t>
        </w:r>
      </w:ins>
      <w:r>
        <w:t xml:space="preserve"> siete objetivos </w:t>
      </w:r>
      <w:del w:id="1313" w:author="Claude" w:date="2026-10-14T12:00:00Z">
        <w:r>
          <w:delText xml:space="preserve">se completaron </w:delText>
        </w:r>
      </w:del>
      <w:r>
        <w:t xml:space="preserve">(86 %), </w:t>
      </w:r>
      <w:del w:id="1314" w:author="Claude" w:date="2026-10-14T12:00:00Z">
        <w:r>
          <w:delText>incluyendo</w:delText>
        </w:r>
      </w:del>
      <w:ins w:id="1315" w:author="Claude" w:date="2026-10-14T12:00:00Z">
        <w:r>
          <w:t>entre ellos</w:t>
        </w:r>
      </w:ins>
      <w:r>
        <w:t xml:space="preserve"> dos trayectos largos de </w:t>
      </w:r>
      <w:del w:id="1316" w:author="Claude" w:date="2026-10-14T12:00:00Z">
        <w:r>
          <w:delText>~8</w:delText>
        </w:r>
      </w:del>
      <w:ins w:id="1317" w:author="Claude" w:date="2026-10-14T12:00:00Z">
        <w:r>
          <w:t>unos 8</w:t>
        </w:r>
      </w:ins>
      <w:r>
        <w:t xml:space="preserve"> m y uno con</w:t>
      </w:r>
      <w:del w:id="1318" w:author="Claude" w:date="2026-10-14T12:00:00Z">
        <w:r>
          <w:delText xml:space="preserve"> evasión de</w:delText>
        </w:r>
      </w:del>
      <w:r>
        <w:t xml:space="preserve"> un obstáculo real no presente en el mapa, </w:t>
      </w:r>
      <w:del w:id="1319" w:author="Claude" w:date="2026-10-14T12:00:00Z">
        <w:r>
          <w:delText>esquivado por</w:delText>
        </w:r>
      </w:del>
      <w:ins w:id="1320" w:author="Claude" w:date="2026-10-14T12:00:00Z">
        <w:r>
          <w:t>que</w:t>
        </w:r>
      </w:ins>
      <w:r>
        <w:t xml:space="preserve"> el </w:t>
      </w:r>
      <w:proofErr w:type="spellStart"/>
      <w:r>
        <w:t>costmap</w:t>
      </w:r>
      <w:proofErr w:type="spellEnd"/>
      <w:r>
        <w:t xml:space="preserve"> </w:t>
      </w:r>
      <w:del w:id="1321" w:author="Claude" w:date="2026-10-14T12:00:00Z">
        <w:r>
          <w:delText>local.</w:delText>
        </w:r>
      </w:del>
      <w:ins w:id="1322" w:author="Claude" w:date="2026-10-14T12:00:00Z">
        <w:r>
          <w:t>local detectó y esquivó.</w:t>
        </w:r>
      </w:ins>
      <w:r>
        <w:t xml:space="preserve"> El único fallo se </w:t>
      </w:r>
      <w:del w:id="1323" w:author="Claude" w:date="2026-10-14T12:00:00Z">
        <w:r>
          <w:delText>autorrecuperó con</w:delText>
        </w:r>
      </w:del>
      <w:ins w:id="1324" w:author="Claude" w:date="2026-10-14T12:00:00Z">
        <w:r>
          <w:t>produjo al cambiar de objetivo a mitad de trayecto y se recuperó automáticamente mediante</w:t>
        </w:r>
      </w:ins>
      <w:r>
        <w:t xml:space="preserve"> el gestor de ciclo de vida de Nav2, sin repetirse. Durante la sesión se observó que el mapa guardado no </w:t>
      </w:r>
      <w:del w:id="1325" w:author="Claude" w:date="2026-10-14T12:00:00Z">
        <w:r>
          <w:delText>se parecía bien al</w:delText>
        </w:r>
      </w:del>
      <w:ins w:id="1326" w:author="Claude" w:date="2026-10-14T12:00:00Z">
        <w:r>
          <w:t>reflejaba bien el</w:t>
        </w:r>
      </w:ins>
      <w:r>
        <w:t xml:space="preserve"> espacio </w:t>
      </w:r>
      <w:del w:id="1327" w:author="Claude" w:date="2026-10-14T12:00:00Z">
        <w:r>
          <w:delText>real. Se</w:delText>
        </w:r>
      </w:del>
      <w:ins w:id="1328" w:author="Claude" w:date="2026-10-14T12:00:00Z">
        <w:r>
          <w:t>real, por lo que se</w:t>
        </w:r>
      </w:ins>
      <w:r>
        <w:t xml:space="preserve"> volvió a grabar y se validó antes de </w:t>
      </w:r>
      <w:del w:id="1329" w:author="Claude" w:date="2026-10-14T12:00:00Z">
        <w:r>
          <w:delText>sustituirlo, así que</w:delText>
        </w:r>
      </w:del>
      <w:ins w:id="1330" w:author="Claude" w:date="2026-10-14T12:00:00Z">
        <w:r>
          <w:t>sustituirlo;</w:t>
        </w:r>
      </w:ins>
      <w:r>
        <w:t xml:space="preserve"> todos los resultados </w:t>
      </w:r>
      <w:del w:id="1331" w:author="Claude" w:date="2026-10-14T12:00:00Z">
        <w:r>
          <w:delText>son ya con el</w:delText>
        </w:r>
      </w:del>
      <w:ins w:id="1332" w:author="Claude" w:date="2026-10-14T12:00:00Z">
        <w:r>
          <w:t>corresponden ya al</w:t>
        </w:r>
      </w:ins>
      <w:r>
        <w:t xml:space="preserve"> mapa nuevo.</w:t>
      </w:r>
    </w:p>
    <w:p w14:paraId="528953AD" w14:textId="77777777" w:rsidR="0055485A" w:rsidRDefault="00000000">
      <w:pPr>
        <w:pStyle w:val="Ttulo2"/>
        <w:spacing w:before="240" w:after="80"/>
      </w:pPr>
      <w:r>
        <w:t xml:space="preserve">5.8 Resultado 6 — Gesto </w:t>
      </w:r>
      <w:del w:id="1333" w:author="Claude" w:date="2026-10-14T12:00:00Z">
        <w:r>
          <w:delText>“casa”:</w:delText>
        </w:r>
      </w:del>
      <w:ins w:id="1334" w:author="Claude" w:date="2026-10-14T12:00:00Z">
        <w:r>
          <w:t>«casa»:</w:t>
        </w:r>
      </w:ins>
      <w:r>
        <w:t xml:space="preserve"> integración de seguimiento y navegación (23 de septiembre de 2026)</w:t>
      </w:r>
    </w:p>
    <w:p w14:paraId="795BF5B3" w14:textId="77777777" w:rsidR="0055485A" w:rsidRDefault="00000000">
      <w:r>
        <w:t xml:space="preserve">Última sesión de laboratorio. La persona hace el gesto </w:t>
      </w:r>
      <w:del w:id="1335" w:author="Claude" w:date="2026-10-14T12:00:00Z">
        <w:r>
          <w:delText>“tejado”</w:delText>
        </w:r>
      </w:del>
      <w:ins w:id="1336" w:author="Claude" w:date="2026-10-14T12:00:00Z">
        <w:r>
          <w:t>«casa»</w:t>
        </w:r>
      </w:ins>
      <w:r>
        <w:t xml:space="preserve"> (las dos manos juntas sobre la </w:t>
      </w:r>
      <w:del w:id="1337" w:author="Claude" w:date="2026-10-14T12:00:00Z">
        <w:r>
          <w:delText>cabeza)</w:delText>
        </w:r>
      </w:del>
      <w:ins w:id="1338" w:author="Claude" w:date="2026-10-14T12:00:00Z">
        <w:r>
          <w:t>cabeza, en forma de tejado)</w:t>
        </w:r>
      </w:ins>
      <w:r>
        <w:t xml:space="preserve"> y el robot deja de </w:t>
      </w:r>
      <w:del w:id="1339" w:author="Claude" w:date="2026-10-14T12:00:00Z">
        <w:r>
          <w:delText>seguirla. Después vuelve</w:delText>
        </w:r>
      </w:del>
      <w:ins w:id="1340" w:author="Claude" w:date="2026-10-14T12:00:00Z">
        <w:r>
          <w:t>seguirla para volver por sí</w:t>
        </w:r>
      </w:ins>
      <w:r>
        <w:t xml:space="preserve"> solo, con Nav2, a una </w:t>
      </w:r>
      <w:del w:id="1341" w:author="Claude" w:date="2026-10-14T12:00:00Z">
        <w:r>
          <w:delText>pose “casa” predefinida.</w:delText>
        </w:r>
      </w:del>
      <w:ins w:id="1342" w:author="Claude" w:date="2026-10-14T12:00:00Z">
        <w:r>
          <w:t>posición «casa» predefinida en el mapa.</w:t>
        </w:r>
      </w:ins>
      <w:r>
        <w:t xml:space="preserve"> Es la primera vez que seguimiento y navegación funcionan </w:t>
      </w:r>
      <w:del w:id="1343" w:author="Claude" w:date="2026-10-14T12:00:00Z">
        <w:r>
          <w:delText>en</w:delText>
        </w:r>
      </w:del>
      <w:ins w:id="1344" w:author="Claude" w:date="2026-10-14T12:00:00Z">
        <w:r>
          <w:t>dentro de</w:t>
        </w:r>
      </w:ins>
      <w:r>
        <w:t xml:space="preserve"> un mismo </w:t>
      </w:r>
      <w:del w:id="1345" w:author="Claude" w:date="2026-10-14T12:00:00Z">
        <w:r>
          <w:delText>sistema. Lo que decide</w:delText>
        </w:r>
      </w:del>
      <w:ins w:id="1346" w:author="Claude" w:date="2026-10-14T12:00:00Z">
        <w:r>
          <w:t xml:space="preserve">sistema, con </w:t>
        </w:r>
        <w:proofErr w:type="spellStart"/>
        <w:r>
          <w:t>control_node</w:t>
        </w:r>
        <w:proofErr w:type="spellEnd"/>
        <w:r>
          <w:t xml:space="preserve"> decidiendo</w:t>
        </w:r>
      </w:ins>
      <w:r>
        <w:t xml:space="preserve"> qué velocidad llega a la base </w:t>
      </w:r>
      <w:del w:id="1347" w:author="Claude" w:date="2026-10-14T12:00:00Z">
        <w:r>
          <w:delText>es control_node (§3.3.4, §4.6).</w:delText>
        </w:r>
      </w:del>
      <w:ins w:id="1348" w:author="Claude" w:date="2026-10-14T12:00:00Z">
        <w:r>
          <w:t>(apartados 3.3.4 y 4.6).</w:t>
        </w:r>
      </w:ins>
    </w:p>
    <w:p w14:paraId="57EDDCC5" w14:textId="77777777" w:rsidR="0055485A" w:rsidRDefault="00000000">
      <w:pPr>
        <w:keepNext/>
        <w:spacing w:after="120"/>
      </w:pPr>
      <w:r>
        <w:rPr>
          <w:b/>
          <w:bCs/>
        </w:rPr>
        <w:t>Tabla 5.6</w:t>
      </w:r>
      <w:r>
        <w:rPr>
          <w:b/>
          <w:bCs/>
        </w:rPr>
        <w:br/>
      </w:r>
      <w:r>
        <w:rPr>
          <w:i/>
          <w:iCs/>
        </w:rPr>
        <w:t xml:space="preserve">Métricas del gesto </w:t>
      </w:r>
      <w:del w:id="1349" w:author="Claude" w:date="2026-10-14T12:00:00Z">
        <w:r>
          <w:rPr>
            <w:i/>
            <w:iCs/>
          </w:rPr>
          <w:delText>“casa”,</w:delText>
        </w:r>
      </w:del>
      <w:ins w:id="1350" w:author="Claude" w:date="2026-10-14T12:00:00Z">
        <w:r>
          <w:rPr>
            <w:i/>
            <w:iCs/>
          </w:rPr>
          <w:t>«casa»,</w:t>
        </w:r>
      </w:ins>
      <w:r>
        <w:rPr>
          <w:i/>
          <w:iCs/>
        </w:rPr>
        <w:t xml:space="preserve"> 23/09</w:t>
      </w:r>
    </w:p>
    <w:tbl>
      <w:tblPr>
        <w:tblStyle w:val="a6"/>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02"/>
        <w:gridCol w:w="5272"/>
      </w:tblGrid>
      <w:tr w:rsidR="0055485A" w14:paraId="728399C1" w14:textId="77777777">
        <w:tc>
          <w:tcPr>
            <w:tcW w:w="3402" w:type="dxa"/>
          </w:tcPr>
          <w:p w14:paraId="5B3B5E70" w14:textId="77777777" w:rsidR="0055485A" w:rsidRDefault="00000000">
            <w:r>
              <w:rPr>
                <w:b/>
                <w:bCs/>
              </w:rPr>
              <w:t>Métrica</w:t>
            </w:r>
          </w:p>
        </w:tc>
        <w:tc>
          <w:tcPr>
            <w:tcW w:w="5272" w:type="dxa"/>
          </w:tcPr>
          <w:p w14:paraId="0FA2C59C" w14:textId="77777777" w:rsidR="0055485A" w:rsidRDefault="00000000">
            <w:r>
              <w:rPr>
                <w:b/>
                <w:bCs/>
              </w:rPr>
              <w:t>Valor</w:t>
            </w:r>
          </w:p>
        </w:tc>
      </w:tr>
      <w:tr w:rsidR="0055485A" w14:paraId="5CCD4643" w14:textId="77777777">
        <w:tc>
          <w:tcPr>
            <w:tcW w:w="3402" w:type="dxa"/>
          </w:tcPr>
          <w:p w14:paraId="3DAE8822" w14:textId="77777777" w:rsidR="0055485A" w:rsidRDefault="00000000">
            <w:pPr>
              <w:spacing w:after="40"/>
            </w:pPr>
            <w:r>
              <w:t>Vueltas a casa completadas</w:t>
            </w:r>
          </w:p>
        </w:tc>
        <w:tc>
          <w:tcPr>
            <w:tcW w:w="5272" w:type="dxa"/>
          </w:tcPr>
          <w:p w14:paraId="6BA9667A" w14:textId="77777777" w:rsidR="0055485A" w:rsidRDefault="00000000">
            <w:pPr>
              <w:spacing w:after="40"/>
            </w:pPr>
            <w:r>
              <w:t>9 de 11 (82 %)</w:t>
            </w:r>
          </w:p>
        </w:tc>
      </w:tr>
      <w:tr w:rsidR="0055485A" w14:paraId="3B177400" w14:textId="77777777">
        <w:tc>
          <w:tcPr>
            <w:tcW w:w="3402" w:type="dxa"/>
          </w:tcPr>
          <w:p w14:paraId="4A0D6091" w14:textId="77777777" w:rsidR="0055485A" w:rsidRDefault="00000000">
            <w:pPr>
              <w:spacing w:after="40"/>
            </w:pPr>
            <w:r>
              <w:t>Tiempo gesto → en casa</w:t>
            </w:r>
          </w:p>
        </w:tc>
        <w:tc>
          <w:tcPr>
            <w:tcW w:w="5272" w:type="dxa"/>
          </w:tcPr>
          <w:p w14:paraId="7E3E678C" w14:textId="77777777" w:rsidR="0055485A" w:rsidRDefault="00000000">
            <w:pPr>
              <w:spacing w:after="40"/>
            </w:pPr>
            <w:r>
              <w:t>15,5 s de media (11-21 s)</w:t>
            </w:r>
          </w:p>
        </w:tc>
      </w:tr>
      <w:tr w:rsidR="0055485A" w14:paraId="78476984" w14:textId="77777777">
        <w:tc>
          <w:tcPr>
            <w:tcW w:w="3402" w:type="dxa"/>
          </w:tcPr>
          <w:p w14:paraId="0DC9ED82" w14:textId="77777777" w:rsidR="0055485A" w:rsidRDefault="00000000">
            <w:pPr>
              <w:spacing w:after="40"/>
            </w:pPr>
            <w:r>
              <w:t>Error de llegada</w:t>
            </w:r>
          </w:p>
        </w:tc>
        <w:tc>
          <w:tcPr>
            <w:tcW w:w="5272" w:type="dxa"/>
          </w:tcPr>
          <w:p w14:paraId="16A94EF9" w14:textId="77777777" w:rsidR="0055485A" w:rsidRDefault="00000000">
            <w:pPr>
              <w:spacing w:after="40"/>
            </w:pPr>
            <w:r>
              <w:t>0,27 m / 8° de media (tolerancia Nav2: 0,25 m / 14°)</w:t>
            </w:r>
          </w:p>
        </w:tc>
      </w:tr>
      <w:tr w:rsidR="0055485A" w14:paraId="6FD89F2F" w14:textId="77777777">
        <w:tc>
          <w:tcPr>
            <w:tcW w:w="3402" w:type="dxa"/>
          </w:tcPr>
          <w:p w14:paraId="66A7DC98" w14:textId="77777777" w:rsidR="0055485A" w:rsidRDefault="00000000">
            <w:pPr>
              <w:spacing w:after="40"/>
            </w:pPr>
            <w:r>
              <w:lastRenderedPageBreak/>
              <w:t>Cancelación con la mano izquierda</w:t>
            </w:r>
          </w:p>
        </w:tc>
        <w:tc>
          <w:tcPr>
            <w:tcW w:w="5272" w:type="dxa"/>
          </w:tcPr>
          <w:p w14:paraId="50C6A5EF" w14:textId="77777777" w:rsidR="0055485A" w:rsidRDefault="00000000">
            <w:pPr>
              <w:spacing w:after="40"/>
            </w:pPr>
            <w:r>
              <w:t>Nav2 confirma en 20 ms, ~7 cm de desplazamiento</w:t>
            </w:r>
          </w:p>
        </w:tc>
      </w:tr>
      <w:tr w:rsidR="0055485A" w14:paraId="1F28AF53" w14:textId="77777777">
        <w:tc>
          <w:tcPr>
            <w:tcW w:w="3402" w:type="dxa"/>
          </w:tcPr>
          <w:p w14:paraId="645FB459" w14:textId="77777777" w:rsidR="0055485A" w:rsidRDefault="00000000">
            <w:pPr>
              <w:spacing w:after="40"/>
            </w:pPr>
            <w:r>
              <w:t>Falsos positivos del gesto</w:t>
            </w:r>
          </w:p>
        </w:tc>
        <w:tc>
          <w:tcPr>
            <w:tcW w:w="5272" w:type="dxa"/>
          </w:tcPr>
          <w:p w14:paraId="4696B849" w14:textId="77777777" w:rsidR="0055485A" w:rsidRDefault="00000000">
            <w:pPr>
              <w:spacing w:after="40"/>
            </w:pPr>
            <w:r>
              <w:t>0 en ~4 min de gesticulación libre</w:t>
            </w:r>
          </w:p>
        </w:tc>
      </w:tr>
      <w:tr w:rsidR="0055485A" w14:paraId="0D367AA1" w14:textId="77777777">
        <w:tc>
          <w:tcPr>
            <w:tcW w:w="3402" w:type="dxa"/>
          </w:tcPr>
          <w:p w14:paraId="76DABEB8" w14:textId="77777777" w:rsidR="0055485A" w:rsidRDefault="00000000">
            <w:pPr>
              <w:spacing w:after="40"/>
            </w:pPr>
            <w:del w:id="1351" w:author="Claude" w:date="2026-10-14T12:00:00Z">
              <w:r>
                <w:delText>Tejado</w:delText>
              </w:r>
            </w:del>
            <w:ins w:id="1352" w:author="Claude" w:date="2026-10-14T12:00:00Z">
              <w:r>
                <w:t>Gesto «casa»</w:t>
              </w:r>
            </w:ins>
            <w:r>
              <w:t xml:space="preserve"> reconocido de espaldas</w:t>
            </w:r>
          </w:p>
        </w:tc>
        <w:tc>
          <w:tcPr>
            <w:tcW w:w="5272" w:type="dxa"/>
          </w:tcPr>
          <w:p w14:paraId="40D38231" w14:textId="77777777" w:rsidR="0055485A" w:rsidRDefault="00000000">
            <w:pPr>
              <w:spacing w:after="40"/>
            </w:pPr>
            <w:r>
              <w:t>2 de 2 (más lento: la cabeza tapa una muñeca)</w:t>
            </w:r>
          </w:p>
        </w:tc>
      </w:tr>
    </w:tbl>
    <w:p w14:paraId="7E0B2A62" w14:textId="77777777" w:rsidR="0055485A" w:rsidRDefault="00000000">
      <w:r>
        <w:t xml:space="preserve">Los dos fallos no </w:t>
      </w:r>
      <w:del w:id="1353" w:author="Claude" w:date="2026-10-14T12:00:00Z">
        <w:r>
          <w:delText>vinieron ni del</w:delText>
        </w:r>
      </w:del>
      <w:ins w:id="1354" w:author="Claude" w:date="2026-10-14T12:00:00Z">
        <w:r>
          <w:t>se debieron al</w:t>
        </w:r>
      </w:ins>
      <w:r>
        <w:t xml:space="preserve"> gesto ni </w:t>
      </w:r>
      <w:del w:id="1355" w:author="Claude" w:date="2026-10-14T12:00:00Z">
        <w:r>
          <w:delText>de</w:delText>
        </w:r>
      </w:del>
      <w:ins w:id="1356" w:author="Claude" w:date="2026-10-14T12:00:00Z">
        <w:r>
          <w:t>a</w:t>
        </w:r>
      </w:ins>
      <w:r>
        <w:t xml:space="preserve"> la máquina de estados. La localización (AMCL, </w:t>
      </w:r>
      <w:del w:id="1357" w:author="Claude" w:date="2026-10-14T12:00:00Z">
        <w:r>
          <w:delText>σ≈0,5 m) puso</w:delText>
        </w:r>
      </w:del>
      <w:ins w:id="1358" w:author="Claude" w:date="2026-10-14T12:00:00Z">
        <w:r>
          <w:t>σ ≈ 0,5 m) situó</w:t>
        </w:r>
      </w:ins>
      <w:r>
        <w:t xml:space="preserve"> al robot dentro de la zona de seguridad </w:t>
      </w:r>
      <w:del w:id="1359" w:author="Claude" w:date="2026-10-14T12:00:00Z">
        <w:r>
          <w:delText>de</w:delText>
        </w:r>
      </w:del>
      <w:ins w:id="1360" w:author="Claude" w:date="2026-10-14T12:00:00Z">
        <w:r>
          <w:t>que rodea a</w:t>
        </w:r>
      </w:ins>
      <w:r>
        <w:t xml:space="preserve"> un obstáculo del </w:t>
      </w:r>
      <w:del w:id="1361" w:author="Claude" w:date="2026-10-14T12:00:00Z">
        <w:r>
          <w:delText>mapa, y</w:delText>
        </w:r>
      </w:del>
      <w:ins w:id="1362" w:author="Claude" w:date="2026-10-14T12:00:00Z">
        <w:r>
          <w:t>mapa y,</w:t>
        </w:r>
      </w:ins>
      <w:r>
        <w:t xml:space="preserve"> desde </w:t>
      </w:r>
      <w:del w:id="1363" w:author="Claude" w:date="2026-10-14T12:00:00Z">
        <w:r>
          <w:delText>ahí</w:delText>
        </w:r>
      </w:del>
      <w:ins w:id="1364" w:author="Claude" w:date="2026-10-14T12:00:00Z">
        <w:r>
          <w:t>ahí,</w:t>
        </w:r>
      </w:ins>
      <w:r>
        <w:t xml:space="preserve"> el planificador no encontró </w:t>
      </w:r>
      <w:del w:id="1365" w:author="Claude" w:date="2026-10-14T12:00:00Z">
        <w:r>
          <w:delText>ruta válida. El</w:delText>
        </w:r>
      </w:del>
      <w:ins w:id="1366" w:author="Claude" w:date="2026-10-14T12:00:00Z">
        <w:r>
          <w:t>una ruta válida; el</w:t>
        </w:r>
      </w:ins>
      <w:r>
        <w:t xml:space="preserve"> robot volvió a </w:t>
      </w:r>
      <w:del w:id="1367" w:author="Claude" w:date="2026-10-14T12:00:00Z">
        <w:r>
          <w:delText>reposo</w:delText>
        </w:r>
      </w:del>
      <w:ins w:id="1368" w:author="Claude" w:date="2026-10-14T12:00:00Z">
        <w:r>
          <w:t>IDLE</w:t>
        </w:r>
      </w:ins>
      <w:r>
        <w:t xml:space="preserve"> de forma segura. </w:t>
      </w:r>
      <w:del w:id="1369" w:author="Claude" w:date="2026-10-14T12:00:00Z">
        <w:r>
          <w:delText>Es</w:delText>
        </w:r>
      </w:del>
      <w:ins w:id="1370" w:author="Claude" w:date="2026-10-14T12:00:00Z">
        <w:r>
          <w:t>La Figura 5.5 muestra las trayectorias registradas sobre el mapa del laboratorio. Se trata de</w:t>
        </w:r>
      </w:ins>
      <w:r>
        <w:t xml:space="preserve"> un primer </w:t>
      </w:r>
      <w:del w:id="1371" w:author="Claude" w:date="2026-10-14T12:00:00Z">
        <w:r>
          <w:delText>resultado: 11 intentos,</w:delText>
        </w:r>
      </w:del>
      <w:ins w:id="1372" w:author="Claude" w:date="2026-10-14T12:00:00Z">
        <w:r>
          <w:t>resultado, con 11 intentos</w:t>
        </w:r>
      </w:ins>
      <w:r>
        <w:t xml:space="preserve"> en una sola sesión </w:t>
      </w:r>
      <w:del w:id="1373" w:author="Claude" w:date="2026-10-14T12:00:00Z">
        <w:r>
          <w:delText>(véase §5.9).</w:delText>
        </w:r>
      </w:del>
      <w:ins w:id="1374" w:author="Claude" w:date="2026-10-14T12:00:00Z">
        <w:r>
          <w:t>(apartado 5.9).</w:t>
        </w:r>
      </w:ins>
    </w:p>
    <w:p w14:paraId="0D65DEC7" w14:textId="77777777" w:rsidR="0055485A" w:rsidRDefault="00000000">
      <w:pPr>
        <w:keepNext/>
        <w:spacing w:before="120" w:after="120"/>
        <w:jc w:val="center"/>
        <w:rPr>
          <w:ins w:id="1375" w:author="Claude" w:date="2026-10-14T12:00:00Z"/>
        </w:rPr>
      </w:pPr>
      <w:ins w:id="1376" w:author="Claude" w:date="2026-10-14T12:00:00Z">
        <w:r>
          <w:rPr>
            <w:b/>
            <w:bCs/>
          </w:rPr>
          <w:t>Figura 5.5</w:t>
        </w:r>
        <w:r>
          <w:rPr>
            <w:b/>
            <w:bCs/>
          </w:rPr>
          <w:br/>
        </w:r>
        <w:r>
          <w:rPr>
            <w:i/>
            <w:iCs/>
          </w:rPr>
          <w:t>Vueltas a casa con el gesto «casa» sobre el mapa del laboratorio (23/09/2026).</w:t>
        </w:r>
      </w:ins>
    </w:p>
    <w:p w14:paraId="18201E6F" w14:textId="77777777" w:rsidR="0055485A" w:rsidRDefault="00000000">
      <w:pPr>
        <w:spacing w:after="120" w:line="276" w:lineRule="auto"/>
        <w:jc w:val="center"/>
        <w:rPr>
          <w:ins w:id="1377" w:author="Claude" w:date="2026-10-14T12:00:00Z"/>
        </w:rPr>
      </w:pPr>
      <w:ins w:id="1378" w:author="Claude" w:date="2026-10-14T12:00:00Z">
        <w:r>
          <w:rPr>
            <w:noProof/>
          </w:rPr>
          <w:drawing>
            <wp:inline distT="0" distB="0" distL="0" distR="0" wp14:anchorId="1A468447" wp14:editId="1E4D59F5">
              <wp:extent cx="4389120" cy="4149158"/>
              <wp:effectExtent l="0" t="0" r="0" b="0"/>
              <wp:docPr id="1760699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89120" cy="4149158"/>
                      </a:xfrm>
                      <a:prstGeom prst="rect">
                        <a:avLst/>
                      </a:prstGeom>
                      <a:ln/>
                    </pic:spPr>
                  </pic:pic>
                </a:graphicData>
              </a:graphic>
            </wp:inline>
          </w:drawing>
        </w:r>
      </w:ins>
    </w:p>
    <w:p w14:paraId="233C4D43" w14:textId="77777777" w:rsidR="0055485A" w:rsidRDefault="00000000">
      <w:pPr>
        <w:keepNext/>
        <w:spacing w:before="120" w:after="120"/>
        <w:jc w:val="center"/>
        <w:rPr>
          <w:ins w:id="1379" w:author="Claude" w:date="2026-10-14T12:00:00Z"/>
        </w:rPr>
      </w:pPr>
      <w:ins w:id="1380" w:author="Claude" w:date="2026-10-14T12:00:00Z">
        <w:r>
          <w:rPr>
            <w:i/>
            <w:iCs/>
          </w:rPr>
          <w:t>Nota.</w:t>
        </w:r>
        <w:r>
          <w:t xml:space="preserve"> Elaboración propia a partir de los registros de la sesión. Se muestran las vueltas con registro completo: siete completadas, la cancelación intencionada con la mano izquierda y uno de los dos fallos. La estrella marca la posición «casa».</w:t>
        </w:r>
      </w:ins>
    </w:p>
    <w:p w14:paraId="5B6CBB03" w14:textId="77777777" w:rsidR="0055485A" w:rsidRDefault="00000000">
      <w:pPr>
        <w:pStyle w:val="Ttulo2"/>
        <w:spacing w:before="240" w:after="80"/>
      </w:pPr>
      <w:r>
        <w:t>5.9 Limitaciones de los resultados actuales</w:t>
      </w:r>
    </w:p>
    <w:p w14:paraId="754F3A5A" w14:textId="77777777" w:rsidR="0055485A" w:rsidRDefault="00000000">
      <w:pPr>
        <w:numPr>
          <w:ilvl w:val="0"/>
          <w:numId w:val="1"/>
        </w:numPr>
        <w:pBdr>
          <w:top w:val="nil"/>
          <w:left w:val="nil"/>
          <w:bottom w:val="nil"/>
          <w:right w:val="nil"/>
          <w:between w:val="nil"/>
        </w:pBdr>
        <w:spacing w:after="120" w:line="280" w:lineRule="auto"/>
      </w:pPr>
      <w:del w:id="1381" w:author="Claude" w:date="2026-10-14T12:00:00Z">
        <w:r>
          <w:rPr>
            <w:b/>
            <w:bCs/>
            <w:color w:val="000000"/>
          </w:rPr>
          <w:delText>La muestra es</w:delText>
        </w:r>
      </w:del>
      <w:ins w:id="1382" w:author="Claude" w:date="2026-10-14T12:00:00Z">
        <w:r>
          <w:rPr>
            <w:b/>
            <w:bCs/>
            <w:color w:val="000000"/>
          </w:rPr>
          <w:t>Muestra</w:t>
        </w:r>
      </w:ins>
      <w:r>
        <w:rPr>
          <w:b/>
          <w:bCs/>
          <w:color w:val="000000"/>
        </w:rPr>
        <w:t xml:space="preserve"> pequeña.</w:t>
      </w:r>
      <w:r>
        <w:rPr>
          <w:color w:val="000000"/>
        </w:rPr>
        <w:t xml:space="preserve"> Varias filas </w:t>
      </w:r>
      <w:del w:id="1383" w:author="Claude" w:date="2026-10-14T12:00:00Z">
        <w:r>
          <w:rPr>
            <w:color w:val="000000"/>
          </w:rPr>
          <w:delText>salen</w:delText>
        </w:r>
      </w:del>
      <w:ins w:id="1384" w:author="Claude" w:date="2026-10-14T12:00:00Z">
        <w:r>
          <w:rPr>
            <w:color w:val="000000"/>
          </w:rPr>
          <w:t>proceden</w:t>
        </w:r>
      </w:ins>
      <w:r>
        <w:rPr>
          <w:color w:val="000000"/>
        </w:rPr>
        <w:t xml:space="preserve"> de una sola toma, </w:t>
      </w:r>
      <w:del w:id="1385" w:author="Claude" w:date="2026-10-14T12:00:00Z">
        <w:r>
          <w:rPr>
            <w:color w:val="000000"/>
          </w:rPr>
          <w:delText>así</w:delText>
        </w:r>
      </w:del>
      <w:ins w:id="1386" w:author="Claude" w:date="2026-10-14T12:00:00Z">
        <w:r>
          <w:rPr>
            <w:color w:val="000000"/>
          </w:rPr>
          <w:t>por lo</w:t>
        </w:r>
      </w:ins>
      <w:r>
        <w:rPr>
          <w:color w:val="000000"/>
        </w:rPr>
        <w:t xml:space="preserve"> que no </w:t>
      </w:r>
      <w:del w:id="1387" w:author="Claude" w:date="2026-10-14T12:00:00Z">
        <w:r>
          <w:rPr>
            <w:color w:val="000000"/>
          </w:rPr>
          <w:delText>hay</w:delText>
        </w:r>
      </w:del>
      <w:ins w:id="1388" w:author="Claude" w:date="2026-10-14T12:00:00Z">
        <w:r>
          <w:rPr>
            <w:color w:val="000000"/>
          </w:rPr>
          <w:t>se dispone de la</w:t>
        </w:r>
      </w:ins>
      <w:r>
        <w:rPr>
          <w:color w:val="000000"/>
        </w:rPr>
        <w:t xml:space="preserve"> variabilidad entre </w:t>
      </w:r>
      <w:del w:id="1389" w:author="Claude" w:date="2026-10-14T12:00:00Z">
        <w:r>
          <w:rPr>
            <w:color w:val="000000"/>
          </w:rPr>
          <w:delText>pruebas iguales.</w:delText>
        </w:r>
      </w:del>
      <w:ins w:id="1390" w:author="Claude" w:date="2026-10-14T12:00:00Z">
        <w:r>
          <w:rPr>
            <w:color w:val="000000"/>
          </w:rPr>
          <w:t>repeticiones.</w:t>
        </w:r>
      </w:ins>
      <w:r>
        <w:rPr>
          <w:color w:val="000000"/>
        </w:rPr>
        <w:t xml:space="preserve"> Las pruebas de parada y oclusión solo tienen una </w:t>
      </w:r>
      <w:del w:id="1391" w:author="Claude" w:date="2026-10-14T12:00:00Z">
        <w:r>
          <w:rPr>
            <w:color w:val="000000"/>
          </w:rPr>
          <w:delText>repetición al cerrar el capítulo</w:delText>
        </w:r>
        <w:r>
          <w:delText xml:space="preserve"> ya que al</w:delText>
        </w:r>
      </w:del>
      <w:ins w:id="1392" w:author="Claude" w:date="2026-10-14T12:00:00Z">
        <w:r>
          <w:rPr>
            <w:color w:val="000000"/>
          </w:rPr>
          <w:t>repetición, porque en aquella sesión los intentos de</w:t>
        </w:r>
      </w:ins>
      <w:r>
        <w:rPr>
          <w:color w:val="000000"/>
        </w:rPr>
        <w:t xml:space="preserve"> realizar </w:t>
      </w:r>
      <w:del w:id="1393" w:author="Claude" w:date="2026-10-14T12:00:00Z">
        <w:r>
          <w:delText>mas pruebas sobresaturamos</w:delText>
        </w:r>
      </w:del>
      <w:ins w:id="1394" w:author="Claude" w:date="2026-10-14T12:00:00Z">
        <w:r>
          <w:rPr>
            <w:color w:val="000000"/>
          </w:rPr>
          <w:t>más tomas saturaron</w:t>
        </w:r>
      </w:ins>
      <w:r>
        <w:rPr>
          <w:color w:val="000000"/>
        </w:rPr>
        <w:t xml:space="preserve"> el NUC </w:t>
      </w:r>
      <w:ins w:id="1395" w:author="Claude" w:date="2026-10-14T12:00:00Z">
        <w:r>
          <w:rPr>
            <w:color w:val="000000"/>
          </w:rPr>
          <w:t xml:space="preserve">en </w:t>
        </w:r>
      </w:ins>
      <w:r>
        <w:rPr>
          <w:color w:val="000000"/>
        </w:rPr>
        <w:t xml:space="preserve">varias </w:t>
      </w:r>
      <w:del w:id="1396" w:author="Claude" w:date="2026-10-14T12:00:00Z">
        <w:r>
          <w:delText>veces</w:delText>
        </w:r>
      </w:del>
      <w:ins w:id="1397" w:author="Claude" w:date="2026-10-14T12:00:00Z">
        <w:r>
          <w:rPr>
            <w:color w:val="000000"/>
          </w:rPr>
          <w:t>ocasiones.</w:t>
        </w:r>
      </w:ins>
    </w:p>
    <w:p w14:paraId="7B7E8DD8" w14:textId="77777777" w:rsidR="0055485A" w:rsidRDefault="00000000">
      <w:pPr>
        <w:numPr>
          <w:ilvl w:val="0"/>
          <w:numId w:val="1"/>
        </w:numPr>
        <w:pBdr>
          <w:top w:val="nil"/>
          <w:left w:val="nil"/>
          <w:bottom w:val="nil"/>
          <w:right w:val="nil"/>
          <w:between w:val="nil"/>
        </w:pBdr>
        <w:spacing w:after="120" w:line="280" w:lineRule="auto"/>
      </w:pPr>
      <w:r>
        <w:rPr>
          <w:b/>
          <w:bCs/>
          <w:color w:val="000000"/>
        </w:rPr>
        <w:lastRenderedPageBreak/>
        <w:t>Duraciones y gesto de activación.</w:t>
      </w:r>
      <w:del w:id="1398" w:author="Claude" w:date="2026-10-14T12:00:00Z">
        <w:r>
          <w:rPr>
            <w:b/>
            <w:bCs/>
            <w:color w:val="000000"/>
          </w:rPr>
          <w:delText xml:space="preserve"> </w:delText>
        </w:r>
      </w:del>
      <w:ins w:id="1399" w:author="Claude" w:date="2026-10-14T12:00:00Z">
        <w:r>
          <w:rPr>
            <w:color w:val="000000"/>
          </w:rPr>
          <w:t xml:space="preserve"> </w:t>
        </w:r>
      </w:ins>
      <w:r>
        <w:rPr>
          <w:color w:val="000000"/>
        </w:rPr>
        <w:t xml:space="preserve">Las tomas del apartado 5.4 </w:t>
      </w:r>
      <w:del w:id="1400" w:author="Claude" w:date="2026-10-14T12:00:00Z">
        <w:r>
          <w:rPr>
            <w:color w:val="000000"/>
          </w:rPr>
          <w:delText>duran cosas</w:delText>
        </w:r>
      </w:del>
      <w:ins w:id="1401" w:author="Claude" w:date="2026-10-14T12:00:00Z">
        <w:r>
          <w:rPr>
            <w:color w:val="000000"/>
          </w:rPr>
          <w:t>tienen duraciones</w:t>
        </w:r>
      </w:ins>
      <w:r>
        <w:rPr>
          <w:color w:val="000000"/>
        </w:rPr>
        <w:t xml:space="preserve"> muy distintas, así que </w:t>
      </w:r>
      <w:del w:id="1402" w:author="Claude" w:date="2026-10-14T12:00:00Z">
        <w:r>
          <w:rPr>
            <w:color w:val="000000"/>
          </w:rPr>
          <w:delText>las</w:delText>
        </w:r>
      </w:del>
      <w:ins w:id="1403" w:author="Claude" w:date="2026-10-14T12:00:00Z">
        <w:r>
          <w:rPr>
            <w:color w:val="000000"/>
          </w:rPr>
          <w:t>sus</w:t>
        </w:r>
      </w:ins>
      <w:r>
        <w:rPr>
          <w:color w:val="000000"/>
        </w:rPr>
        <w:t xml:space="preserve"> cifras son proporciones dentro de cada </w:t>
      </w:r>
      <w:del w:id="1404" w:author="Claude" w:date="2026-10-14T12:00:00Z">
        <w:r>
          <w:rPr>
            <w:color w:val="000000"/>
          </w:rPr>
          <w:delText>toma,</w:delText>
        </w:r>
      </w:del>
      <w:ins w:id="1405" w:author="Claude" w:date="2026-10-14T12:00:00Z">
        <w:r>
          <w:rPr>
            <w:color w:val="000000"/>
          </w:rPr>
          <w:t>toma y</w:t>
        </w:r>
      </w:ins>
      <w:r>
        <w:rPr>
          <w:color w:val="000000"/>
        </w:rPr>
        <w:t xml:space="preserve"> no valores normalizados. Además, las del 8 de julio se </w:t>
      </w:r>
      <w:del w:id="1406" w:author="Claude" w:date="2026-10-14T12:00:00Z">
        <w:r>
          <w:rPr>
            <w:color w:val="000000"/>
          </w:rPr>
          <w:delText>arrancaron</w:delText>
        </w:r>
      </w:del>
      <w:ins w:id="1407" w:author="Claude" w:date="2026-10-14T12:00:00Z">
        <w:r>
          <w:rPr>
            <w:color w:val="000000"/>
          </w:rPr>
          <w:t>iniciaron</w:t>
        </w:r>
      </w:ins>
      <w:r>
        <w:rPr>
          <w:color w:val="000000"/>
        </w:rPr>
        <w:t xml:space="preserve"> con un mecanismo manual y no con el gesto real, de modo que el objetivo 1 </w:t>
      </w:r>
      <w:del w:id="1408" w:author="Claude" w:date="2026-10-14T12:00:00Z">
        <w:r>
          <w:delText>sólo</w:delText>
        </w:r>
        <w:r>
          <w:rPr>
            <w:color w:val="000000"/>
          </w:rPr>
          <w:delText xml:space="preserve"> aparece</w:delText>
        </w:r>
      </w:del>
      <w:ins w:id="1409" w:author="Claude" w:date="2026-10-14T12:00:00Z">
        <w:r>
          <w:rPr>
            <w:color w:val="000000"/>
          </w:rPr>
          <w:t>solo se refleja</w:t>
        </w:r>
      </w:ins>
      <w:r>
        <w:rPr>
          <w:color w:val="000000"/>
        </w:rPr>
        <w:t xml:space="preserve"> en las tomas posteriores al 9 de julio.</w:t>
      </w:r>
    </w:p>
    <w:p w14:paraId="4114A11D" w14:textId="77777777" w:rsidR="0055485A" w:rsidRDefault="00000000">
      <w:pPr>
        <w:numPr>
          <w:ilvl w:val="0"/>
          <w:numId w:val="1"/>
        </w:numPr>
        <w:pBdr>
          <w:top w:val="nil"/>
          <w:left w:val="nil"/>
          <w:bottom w:val="nil"/>
          <w:right w:val="nil"/>
          <w:between w:val="nil"/>
        </w:pBdr>
        <w:spacing w:after="120" w:line="280" w:lineRule="auto"/>
      </w:pPr>
      <w:del w:id="1410" w:author="Claude" w:date="2026-10-14T12:00:00Z">
        <w:r>
          <w:rPr>
            <w:b/>
            <w:bCs/>
            <w:color w:val="000000"/>
          </w:rPr>
          <w:delText>Nav2 solo tiene una sesión, sin repeticiones.</w:delText>
        </w:r>
        <w:r>
          <w:rPr>
            <w:color w:val="000000"/>
          </w:rPr>
          <w:delText xml:space="preserve"> Así no se sabe</w:delText>
        </w:r>
      </w:del>
      <w:ins w:id="1411" w:author="Claude" w:date="2026-10-14T12:00:00Z">
        <w:r>
          <w:rPr>
            <w:b/>
            <w:bCs/>
            <w:color w:val="000000"/>
          </w:rPr>
          <w:t>Nav2, una sola sesión.</w:t>
        </w:r>
        <w:r>
          <w:rPr>
            <w:color w:val="000000"/>
          </w:rPr>
          <w:t xml:space="preserve"> Sin repeticiones, no es posible saber</w:t>
        </w:r>
      </w:ins>
      <w:r>
        <w:rPr>
          <w:color w:val="000000"/>
        </w:rPr>
        <w:t xml:space="preserve"> si lo observado es un patrón o </w:t>
      </w:r>
      <w:del w:id="1412" w:author="Claude" w:date="2026-10-14T12:00:00Z">
        <w:r>
          <w:rPr>
            <w:color w:val="000000"/>
          </w:rPr>
          <w:delText>algo puntual. Tampoco</w:delText>
        </w:r>
      </w:del>
      <w:ins w:id="1413" w:author="Claude" w:date="2026-10-14T12:00:00Z">
        <w:r>
          <w:rPr>
            <w:color w:val="000000"/>
          </w:rPr>
          <w:t>un hecho puntual, y tampoco</w:t>
        </w:r>
      </w:ins>
      <w:r>
        <w:rPr>
          <w:color w:val="000000"/>
        </w:rPr>
        <w:t xml:space="preserve"> se ha analizado </w:t>
      </w:r>
      <w:del w:id="1414" w:author="Claude" w:date="2026-10-14T12:00:00Z">
        <w:r>
          <w:rPr>
            <w:color w:val="000000"/>
          </w:rPr>
          <w:delText>a fondo por qué falló la única vez que falló.</w:delText>
        </w:r>
      </w:del>
      <w:ins w:id="1415" w:author="Claude" w:date="2026-10-14T12:00:00Z">
        <w:r>
          <w:rPr>
            <w:color w:val="000000"/>
          </w:rPr>
          <w:t>en profundidad la causa del único fallo.</w:t>
        </w:r>
      </w:ins>
    </w:p>
    <w:p w14:paraId="4F75A2EF" w14:textId="77777777" w:rsidR="0055485A" w:rsidRDefault="00000000">
      <w:pPr>
        <w:numPr>
          <w:ilvl w:val="0"/>
          <w:numId w:val="1"/>
        </w:numPr>
        <w:pBdr>
          <w:top w:val="nil"/>
          <w:left w:val="nil"/>
          <w:bottom w:val="nil"/>
          <w:right w:val="nil"/>
          <w:between w:val="nil"/>
        </w:pBdr>
        <w:spacing w:after="120" w:line="280" w:lineRule="auto"/>
      </w:pPr>
      <w:r>
        <w:rPr>
          <w:b/>
          <w:bCs/>
          <w:color w:val="000000"/>
        </w:rPr>
        <w:t xml:space="preserve">Objetivo </w:t>
      </w:r>
      <w:del w:id="1416" w:author="Claude" w:date="2026-10-14T12:00:00Z">
        <w:r>
          <w:rPr>
            <w:b/>
            <w:bCs/>
            <w:color w:val="000000"/>
          </w:rPr>
          <w:delText xml:space="preserve">5: </w:delText>
        </w:r>
        <w:r>
          <w:rPr>
            <w:color w:val="000000"/>
          </w:rPr>
          <w:delText>solo hay un primer paso, con muestra reducida.</w:delText>
        </w:r>
      </w:del>
      <w:ins w:id="1417" w:author="Claude" w:date="2026-10-14T12:00:00Z">
        <w:r>
          <w:rPr>
            <w:b/>
            <w:bCs/>
            <w:color w:val="000000"/>
          </w:rPr>
          <w:t>5, solo un primer paso.</w:t>
        </w:r>
      </w:ins>
      <w:r>
        <w:rPr>
          <w:color w:val="000000"/>
        </w:rPr>
        <w:t xml:space="preserve"> El gesto </w:t>
      </w:r>
      <w:del w:id="1418" w:author="Claude" w:date="2026-10-14T12:00:00Z">
        <w:r>
          <w:rPr>
            <w:color w:val="000000"/>
          </w:rPr>
          <w:delText>“casa” (§5.8) junta</w:delText>
        </w:r>
      </w:del>
      <w:ins w:id="1419" w:author="Claude" w:date="2026-10-14T12:00:00Z">
        <w:r>
          <w:rPr>
            <w:color w:val="000000"/>
          </w:rPr>
          <w:t>«casa» (apartado 5.8) integra</w:t>
        </w:r>
      </w:ins>
      <w:r>
        <w:rPr>
          <w:color w:val="000000"/>
        </w:rPr>
        <w:t xml:space="preserve"> seguimiento y navegación por primera </w:t>
      </w:r>
      <w:del w:id="1420" w:author="Claude" w:date="2026-10-14T12:00:00Z">
        <w:r>
          <w:rPr>
            <w:color w:val="000000"/>
          </w:rPr>
          <w:delText>vez:</w:delText>
        </w:r>
      </w:del>
      <w:ins w:id="1421" w:author="Claude" w:date="2026-10-14T12:00:00Z">
        <w:r>
          <w:rPr>
            <w:color w:val="000000"/>
          </w:rPr>
          <w:t>vez, con</w:t>
        </w:r>
      </w:ins>
      <w:r>
        <w:rPr>
          <w:color w:val="000000"/>
        </w:rPr>
        <w:t xml:space="preserve"> 9 de 11 vueltas </w:t>
      </w:r>
      <w:del w:id="1422" w:author="Claude" w:date="2026-10-14T12:00:00Z">
        <w:r>
          <w:rPr>
            <w:color w:val="000000"/>
          </w:rPr>
          <w:delText xml:space="preserve">a casa </w:delText>
        </w:r>
      </w:del>
      <w:r>
        <w:rPr>
          <w:color w:val="000000"/>
        </w:rPr>
        <w:t xml:space="preserve">completadas en una única </w:t>
      </w:r>
      <w:del w:id="1423" w:author="Claude" w:date="2026-10-14T12:00:00Z">
        <w:r>
          <w:rPr>
            <w:color w:val="000000"/>
          </w:rPr>
          <w:delText>sesión (11 intentos). Los 2</w:delText>
        </w:r>
      </w:del>
      <w:ins w:id="1424" w:author="Claude" w:date="2026-10-14T12:00:00Z">
        <w:r>
          <w:rPr>
            <w:color w:val="000000"/>
          </w:rPr>
          <w:t>sesión. Los dos</w:t>
        </w:r>
      </w:ins>
      <w:r>
        <w:rPr>
          <w:color w:val="000000"/>
        </w:rPr>
        <w:t xml:space="preserve"> fallos </w:t>
      </w:r>
      <w:del w:id="1425" w:author="Claude" w:date="2026-10-14T12:00:00Z">
        <w:r>
          <w:rPr>
            <w:color w:val="000000"/>
          </w:rPr>
          <w:delText>vinieron de</w:delText>
        </w:r>
      </w:del>
      <w:ins w:id="1426" w:author="Claude" w:date="2026-10-14T12:00:00Z">
        <w:r>
          <w:rPr>
            <w:color w:val="000000"/>
          </w:rPr>
          <w:t>se debieron a</w:t>
        </w:r>
      </w:ins>
      <w:r>
        <w:rPr>
          <w:color w:val="000000"/>
        </w:rPr>
        <w:t xml:space="preserve"> la localización (AMCL, </w:t>
      </w:r>
      <w:del w:id="1427" w:author="Claude" w:date="2026-10-14T12:00:00Z">
        <w:r>
          <w:rPr>
            <w:color w:val="000000"/>
          </w:rPr>
          <w:delText>σ≈0,5</w:delText>
        </w:r>
      </w:del>
      <w:ins w:id="1428" w:author="Claude" w:date="2026-10-14T12:00:00Z">
        <w:r>
          <w:rPr>
            <w:color w:val="000000"/>
          </w:rPr>
          <w:t>σ ≈ 0,5</w:t>
        </w:r>
      </w:ins>
      <w:r>
        <w:rPr>
          <w:color w:val="000000"/>
        </w:rPr>
        <w:t xml:space="preserve"> m), que dejó al robot junto a un obstáculo del mapa sin margen para que el planificador trazara </w:t>
      </w:r>
      <w:ins w:id="1429" w:author="Claude" w:date="2026-10-14T12:00:00Z">
        <w:r>
          <w:rPr>
            <w:color w:val="000000"/>
          </w:rPr>
          <w:t xml:space="preserve">una </w:t>
        </w:r>
      </w:ins>
      <w:r>
        <w:rPr>
          <w:color w:val="000000"/>
        </w:rPr>
        <w:t xml:space="preserve">ruta, y no </w:t>
      </w:r>
      <w:del w:id="1430" w:author="Claude" w:date="2026-10-14T12:00:00Z">
        <w:r>
          <w:rPr>
            <w:color w:val="000000"/>
          </w:rPr>
          <w:delText>del</w:delText>
        </w:r>
      </w:del>
      <w:ins w:id="1431" w:author="Claude" w:date="2026-10-14T12:00:00Z">
        <w:r>
          <w:rPr>
            <w:color w:val="000000"/>
          </w:rPr>
          <w:t>al</w:t>
        </w:r>
      </w:ins>
      <w:r>
        <w:rPr>
          <w:color w:val="000000"/>
        </w:rPr>
        <w:t xml:space="preserve"> gesto ni </w:t>
      </w:r>
      <w:del w:id="1432" w:author="Claude" w:date="2026-10-14T12:00:00Z">
        <w:r>
          <w:rPr>
            <w:color w:val="000000"/>
          </w:rPr>
          <w:delText>de</w:delText>
        </w:r>
      </w:del>
      <w:ins w:id="1433" w:author="Claude" w:date="2026-10-14T12:00:00Z">
        <w:r>
          <w:rPr>
            <w:color w:val="000000"/>
          </w:rPr>
          <w:t>a</w:t>
        </w:r>
      </w:ins>
      <w:r>
        <w:rPr>
          <w:color w:val="000000"/>
        </w:rPr>
        <w:t xml:space="preserve"> la máquina de estados. El guiado a varios destinos, que </w:t>
      </w:r>
      <w:del w:id="1434" w:author="Claude" w:date="2026-10-14T12:00:00Z">
        <w:r>
          <w:rPr>
            <w:color w:val="000000"/>
          </w:rPr>
          <w:delText>sería el alcance completo del</w:delText>
        </w:r>
      </w:del>
      <w:ins w:id="1435" w:author="Claude" w:date="2026-10-14T12:00:00Z">
        <w:r>
          <w:rPr>
            <w:color w:val="000000"/>
          </w:rPr>
          <w:t>completaría el</w:t>
        </w:r>
      </w:ins>
      <w:r>
        <w:rPr>
          <w:color w:val="000000"/>
        </w:rPr>
        <w:t xml:space="preserve"> objetivo, queda como trabajo futuro </w:t>
      </w:r>
      <w:del w:id="1436" w:author="Claude" w:date="2026-10-14T12:00:00Z">
        <w:r>
          <w:rPr>
            <w:color w:val="000000"/>
          </w:rPr>
          <w:delText>(§5.10).</w:delText>
        </w:r>
      </w:del>
      <w:ins w:id="1437" w:author="Claude" w:date="2026-10-14T12:00:00Z">
        <w:r>
          <w:rPr>
            <w:color w:val="000000"/>
          </w:rPr>
          <w:t>(apartado 5.10).</w:t>
        </w:r>
      </w:ins>
    </w:p>
    <w:p w14:paraId="6EF89D03" w14:textId="77777777" w:rsidR="0055485A" w:rsidRDefault="00000000">
      <w:pPr>
        <w:numPr>
          <w:ilvl w:val="0"/>
          <w:numId w:val="1"/>
        </w:numPr>
        <w:pBdr>
          <w:top w:val="nil"/>
          <w:left w:val="nil"/>
          <w:bottom w:val="nil"/>
          <w:right w:val="nil"/>
          <w:between w:val="nil"/>
        </w:pBdr>
      </w:pPr>
      <w:r>
        <w:rPr>
          <w:b/>
          <w:bCs/>
          <w:color w:val="000000"/>
        </w:rPr>
        <w:t>Recursos de cómputo compartidos.</w:t>
      </w:r>
      <w:del w:id="1438" w:author="Claude" w:date="2026-10-14T12:00:00Z">
        <w:r>
          <w:rPr>
            <w:b/>
            <w:bCs/>
            <w:color w:val="000000"/>
          </w:rPr>
          <w:delText xml:space="preserve"> E</w:delText>
        </w:r>
        <w:r>
          <w:rPr>
            <w:color w:val="000000"/>
          </w:rPr>
          <w:delText>l NUC corre</w:delText>
        </w:r>
      </w:del>
      <w:ins w:id="1439" w:author="Claude" w:date="2026-10-14T12:00:00Z">
        <w:r>
          <w:rPr>
            <w:color w:val="000000"/>
          </w:rPr>
          <w:t xml:space="preserve"> El NUC ejecuta</w:t>
        </w:r>
      </w:ins>
      <w:r>
        <w:rPr>
          <w:color w:val="000000"/>
        </w:rPr>
        <w:t xml:space="preserve"> a la vez </w:t>
      </w:r>
      <w:del w:id="1440" w:author="Claude" w:date="2026-10-14T12:00:00Z">
        <w:r>
          <w:rPr>
            <w:color w:val="000000"/>
          </w:rPr>
          <w:delText>el LiDAR, la cámara con</w:delText>
        </w:r>
      </w:del>
      <w:ins w:id="1441" w:author="Claude" w:date="2026-10-14T12:00:00Z">
        <w:r>
          <w:rPr>
            <w:color w:val="000000"/>
          </w:rPr>
          <w:t xml:space="preserve">los drivers del </w:t>
        </w:r>
        <w:proofErr w:type="spellStart"/>
        <w:r>
          <w:rPr>
            <w:color w:val="000000"/>
          </w:rPr>
          <w:t>LiDAR</w:t>
        </w:r>
        <w:proofErr w:type="spellEnd"/>
        <w:r>
          <w:rPr>
            <w:color w:val="000000"/>
          </w:rPr>
          <w:t xml:space="preserve"> y de la cámara,</w:t>
        </w:r>
      </w:ins>
      <w:r>
        <w:rPr>
          <w:color w:val="000000"/>
        </w:rPr>
        <w:t xml:space="preserve"> </w:t>
      </w:r>
      <w:proofErr w:type="spellStart"/>
      <w:r>
        <w:rPr>
          <w:color w:val="000000"/>
        </w:rPr>
        <w:t>MediaPipe</w:t>
      </w:r>
      <w:proofErr w:type="spellEnd"/>
      <w:r>
        <w:rPr>
          <w:color w:val="000000"/>
        </w:rPr>
        <w:t xml:space="preserve">, el seguimiento, SLAM </w:t>
      </w:r>
      <w:del w:id="1442" w:author="Claude" w:date="2026-10-14T12:00:00Z">
        <w:r>
          <w:rPr>
            <w:color w:val="000000"/>
          </w:rPr>
          <w:delText>y Nav2,</w:delText>
        </w:r>
      </w:del>
      <w:ins w:id="1443" w:author="Claude" w:date="2026-10-14T12:00:00Z">
        <w:r>
          <w:rPr>
            <w:color w:val="000000"/>
          </w:rPr>
          <w:t>o Nav2</w:t>
        </w:r>
      </w:ins>
      <w:r>
        <w:rPr>
          <w:color w:val="000000"/>
        </w:rPr>
        <w:t xml:space="preserve"> y la interfaz de diagnóstico. En las primeras fases </w:t>
      </w:r>
      <w:del w:id="1444" w:author="Claude" w:date="2026-10-14T12:00:00Z">
        <w:r>
          <w:rPr>
            <w:color w:val="000000"/>
          </w:rPr>
          <w:delText>eso daba</w:delText>
        </w:r>
      </w:del>
      <w:ins w:id="1445" w:author="Claude" w:date="2026-10-14T12:00:00Z">
        <w:r>
          <w:rPr>
            <w:color w:val="000000"/>
          </w:rPr>
          <w:t>esto provocaba</w:t>
        </w:r>
      </w:ins>
      <w:r>
        <w:rPr>
          <w:color w:val="000000"/>
        </w:rPr>
        <w:t xml:space="preserve"> desconexiones y bloqueos de puerto, y </w:t>
      </w:r>
      <w:del w:id="1446" w:author="Claude" w:date="2026-10-14T12:00:00Z">
        <w:r>
          <w:rPr>
            <w:color w:val="000000"/>
          </w:rPr>
          <w:delText>hubo que</w:delText>
        </w:r>
      </w:del>
      <w:ins w:id="1447" w:author="Claude" w:date="2026-10-14T12:00:00Z">
        <w:r>
          <w:rPr>
            <w:color w:val="000000"/>
          </w:rPr>
          <w:t>fue necesario</w:t>
        </w:r>
      </w:ins>
      <w:r>
        <w:rPr>
          <w:color w:val="000000"/>
        </w:rPr>
        <w:t xml:space="preserve"> optimizar</w:t>
      </w:r>
      <w:del w:id="1448" w:author="Claude" w:date="2026-10-14T12:00:00Z">
        <w:r>
          <w:rPr>
            <w:color w:val="000000"/>
          </w:rPr>
          <w:delText xml:space="preserve"> bastante</w:delText>
        </w:r>
      </w:del>
      <w:r>
        <w:rPr>
          <w:color w:val="000000"/>
        </w:rPr>
        <w:t xml:space="preserve"> el código (puertos duplicados, </w:t>
      </w:r>
      <w:del w:id="1449" w:author="Claude" w:date="2026-10-14T12:00:00Z">
        <w:r>
          <w:rPr>
            <w:color w:val="000000"/>
          </w:rPr>
          <w:delText>tasas de publicación, un pipeline</w:delText>
        </w:r>
      </w:del>
      <w:ins w:id="1450" w:author="Claude" w:date="2026-10-14T12:00:00Z">
        <w:r>
          <w:rPr>
            <w:color w:val="000000"/>
          </w:rPr>
          <w:t>frecuencias de publicación y un procesado</w:t>
        </w:r>
      </w:ins>
      <w:r>
        <w:rPr>
          <w:color w:val="000000"/>
        </w:rPr>
        <w:t xml:space="preserve"> de detección más simple; Apéndice B). Con </w:t>
      </w:r>
      <w:del w:id="1451" w:author="Claude" w:date="2026-10-14T12:00:00Z">
        <w:r>
          <w:rPr>
            <w:color w:val="000000"/>
          </w:rPr>
          <w:delText>todo activo,</w:delText>
        </w:r>
      </w:del>
      <w:ins w:id="1452" w:author="Claude" w:date="2026-10-14T12:00:00Z">
        <w:r>
          <w:rPr>
            <w:color w:val="000000"/>
          </w:rPr>
          <w:t>la configuración final y todo en marcha,</w:t>
        </w:r>
      </w:ins>
      <w:r>
        <w:rPr>
          <w:color w:val="000000"/>
        </w:rPr>
        <w:t xml:space="preserve"> la carga</w:t>
      </w:r>
      <w:del w:id="1453" w:author="Claude" w:date="2026-10-14T12:00:00Z">
        <w:r>
          <w:rPr>
            <w:color w:val="000000"/>
          </w:rPr>
          <w:delText xml:space="preserve"> final</w:delText>
        </w:r>
      </w:del>
      <w:r>
        <w:rPr>
          <w:color w:val="000000"/>
        </w:rPr>
        <w:t xml:space="preserve"> medida es de </w:t>
      </w:r>
      <w:del w:id="1454" w:author="Claude" w:date="2026-10-14T12:00:00Z">
        <w:r>
          <w:rPr>
            <w:color w:val="000000"/>
          </w:rPr>
          <w:delText>~30</w:delText>
        </w:r>
      </w:del>
      <w:ins w:id="1455" w:author="Claude" w:date="2026-10-14T12:00:00Z">
        <w:r>
          <w:rPr>
            <w:color w:val="000000"/>
          </w:rPr>
          <w:t>alrededor del 30</w:t>
        </w:r>
      </w:ins>
      <w:r>
        <w:rPr>
          <w:color w:val="000000"/>
        </w:rPr>
        <w:t xml:space="preserve"> % por núcleo (4 núcleos), sin saturación. Queda </w:t>
      </w:r>
      <w:del w:id="1456" w:author="Claude" w:date="2026-10-14T12:00:00Z">
        <w:r>
          <w:rPr>
            <w:color w:val="000000"/>
          </w:rPr>
          <w:delText>sin</w:delText>
        </w:r>
      </w:del>
      <w:ins w:id="1457" w:author="Claude" w:date="2026-10-14T12:00:00Z">
        <w:r>
          <w:rPr>
            <w:color w:val="000000"/>
          </w:rPr>
          <w:t>por</w:t>
        </w:r>
      </w:ins>
      <w:r>
        <w:rPr>
          <w:color w:val="000000"/>
        </w:rPr>
        <w:t xml:space="preserve"> comprobar si algún pico puntual influyó en los dos fallos de localización.</w:t>
      </w:r>
    </w:p>
    <w:p w14:paraId="52AC7566" w14:textId="77777777" w:rsidR="0055485A" w:rsidRDefault="00000000">
      <w:pPr>
        <w:pStyle w:val="Ttulo2"/>
        <w:spacing w:before="240" w:after="80"/>
      </w:pPr>
      <w:r>
        <w:t>5.10 Trabajo futuro</w:t>
      </w:r>
    </w:p>
    <w:p w14:paraId="3D20A6E4" w14:textId="77777777" w:rsidR="0055485A" w:rsidRDefault="00000000">
      <w:pPr>
        <w:spacing w:after="120" w:line="276" w:lineRule="auto"/>
        <w:jc w:val="both"/>
      </w:pPr>
      <w:del w:id="1458" w:author="Claude" w:date="2026-10-14T12:00:00Z">
        <w:r>
          <w:delText>Para el futuro quedan cuatro líneas,</w:delText>
        </w:r>
      </w:del>
      <w:ins w:id="1459" w:author="Claude" w:date="2026-10-14T12:00:00Z">
        <w:r>
          <w:t>Quedan varias líneas de trabajo</w:t>
        </w:r>
      </w:ins>
      <w:r>
        <w:t xml:space="preserve"> fuera del alcance de este TFM: </w:t>
      </w:r>
      <w:del w:id="1460" w:author="Claude" w:date="2026-10-14T12:00:00Z">
        <w:r>
          <w:delText>guiar</w:delText>
        </w:r>
      </w:del>
      <w:ins w:id="1461" w:author="Claude" w:date="2026-10-14T12:00:00Z">
        <w:r>
          <w:t>el guiado</w:t>
        </w:r>
      </w:ins>
      <w:r>
        <w:t xml:space="preserve"> a varios </w:t>
      </w:r>
      <w:del w:id="1462" w:author="Claude" w:date="2026-10-14T12:00:00Z">
        <w:r>
          <w:delText>destinos (con</w:delText>
        </w:r>
      </w:del>
      <w:ins w:id="1463" w:author="Claude" w:date="2026-10-14T12:00:00Z">
        <w:r>
          <w:t>destinos, con</w:t>
        </w:r>
      </w:ins>
      <w:r>
        <w:t xml:space="preserve"> un gesto o un código QR por destino, </w:t>
      </w:r>
      <w:del w:id="1464" w:author="Claude" w:date="2026-10-14T12:00:00Z">
        <w:r>
          <w:delText xml:space="preserve">lo </w:delText>
        </w:r>
      </w:del>
      <w:r>
        <w:t xml:space="preserve">que completaría el objetivo </w:t>
      </w:r>
      <w:del w:id="1465" w:author="Claude" w:date="2026-10-14T12:00:00Z">
        <w:r>
          <w:delText>5);</w:delText>
        </w:r>
      </w:del>
      <w:ins w:id="1466" w:author="Claude" w:date="2026-10-14T12:00:00Z">
        <w:r>
          <w:t>5;</w:t>
        </w:r>
      </w:ins>
      <w:r>
        <w:t xml:space="preserve"> una maniobra de salida</w:t>
      </w:r>
      <w:ins w:id="1467" w:author="Claude" w:date="2026-10-14T12:00:00Z">
        <w:r>
          <w:t xml:space="preserve"> para</w:t>
        </w:r>
      </w:ins>
      <w:r>
        <w:t xml:space="preserve"> cuando la localización deja al robot junto a un obstáculo, antes de </w:t>
      </w:r>
      <w:del w:id="1468" w:author="Claude" w:date="2026-10-14T12:00:00Z">
        <w:r>
          <w:delText>pedir</w:delText>
        </w:r>
      </w:del>
      <w:ins w:id="1469" w:author="Claude" w:date="2026-10-14T12:00:00Z">
        <w:r>
          <w:t>solicitar la</w:t>
        </w:r>
      </w:ins>
      <w:r>
        <w:t xml:space="preserve"> ruta a Nav2; </w:t>
      </w:r>
      <w:del w:id="1470" w:author="Claude" w:date="2026-10-14T12:00:00Z">
        <w:r>
          <w:delText>repetir</w:delText>
        </w:r>
      </w:del>
      <w:ins w:id="1471" w:author="Claude" w:date="2026-10-14T12:00:00Z">
        <w:r>
          <w:t>la repetición de</w:t>
        </w:r>
      </w:ins>
      <w:r>
        <w:t xml:space="preserve"> las pruebas de parada y oclusión con más muestras; y </w:t>
      </w:r>
      <w:del w:id="1472" w:author="Claude" w:date="2026-10-14T12:00:00Z">
        <w:r>
          <w:delText>probar el</w:delText>
        </w:r>
      </w:del>
      <w:ins w:id="1473" w:author="Claude" w:date="2026-10-14T12:00:00Z">
        <w:r>
          <w:t>la evaluación del</w:t>
        </w:r>
      </w:ins>
      <w:r>
        <w:t xml:space="preserve"> sistema con más personas, entornos </w:t>
      </w:r>
      <w:del w:id="1474" w:author="Claude" w:date="2026-10-14T12:00:00Z">
        <w:r>
          <w:delText>e iluminaciones.</w:delText>
        </w:r>
      </w:del>
      <w:ins w:id="1475" w:author="Claude" w:date="2026-10-14T12:00:00Z">
        <w:r>
          <w:t xml:space="preserve">y condiciones de iluminación. A ellas se suman dos mejoras ya identificadas durante el desarrollo: incorporar la cámara RGB-D </w:t>
        </w:r>
        <w:proofErr w:type="spellStart"/>
        <w:r>
          <w:t>Orbbec</w:t>
        </w:r>
        <w:proofErr w:type="spellEnd"/>
        <w:r>
          <w:t xml:space="preserve"> Astra, o un segundo </w:t>
        </w:r>
        <w:proofErr w:type="spellStart"/>
        <w:r>
          <w:t>LiDAR</w:t>
        </w:r>
        <w:proofErr w:type="spellEnd"/>
        <w:r>
          <w:t xml:space="preserve">, para detectar obstáculos fuera del plano de barrido (apartado 5.6), y conectar la señal de </w:t>
        </w:r>
        <w:proofErr w:type="spellStart"/>
        <w:r>
          <w:t>collision_handling_node</w:t>
        </w:r>
        <w:proofErr w:type="spellEnd"/>
        <w:r>
          <w:t xml:space="preserve"> a </w:t>
        </w:r>
        <w:proofErr w:type="spellStart"/>
        <w:r>
          <w:t>control_node</w:t>
        </w:r>
        <w:proofErr w:type="spellEnd"/>
        <w:r>
          <w:t xml:space="preserve"> (apartado 3.3.5).</w:t>
        </w:r>
      </w:ins>
    </w:p>
    <w:p w14:paraId="28AF54B1" w14:textId="77777777" w:rsidR="0055485A" w:rsidRDefault="00000000">
      <w:r>
        <w:br w:type="page"/>
      </w:r>
    </w:p>
    <w:p w14:paraId="6950D84D" w14:textId="77777777" w:rsidR="0055485A" w:rsidRDefault="00000000">
      <w:pPr>
        <w:pStyle w:val="Ttulo1"/>
      </w:pPr>
      <w:r>
        <w:lastRenderedPageBreak/>
        <w:t>Capítulo 6 — Conclusiones</w:t>
      </w:r>
    </w:p>
    <w:p w14:paraId="5D86DF2F" w14:textId="77777777" w:rsidR="0055485A" w:rsidRDefault="00000000">
      <w:pPr>
        <w:pStyle w:val="Ttulo2"/>
        <w:spacing w:before="240" w:after="80"/>
        <w:rPr>
          <w:ins w:id="1476" w:author="Claude" w:date="2026-10-14T12:00:00Z"/>
        </w:rPr>
      </w:pPr>
      <w:ins w:id="1477" w:author="Claude" w:date="2026-10-14T12:00:00Z">
        <w:r>
          <w:rPr>
            <w:color w:val="000000"/>
          </w:rPr>
          <w:t>6.1 Cumplimiento de los objetivos</w:t>
        </w:r>
      </w:ins>
    </w:p>
    <w:p w14:paraId="1A2CE66B" w14:textId="77777777" w:rsidR="0055485A" w:rsidRDefault="00000000">
      <w:r>
        <w:t xml:space="preserve">De los cinco objetivos específicos, cuatro </w:t>
      </w:r>
      <w:del w:id="1478" w:author="Claude" w:date="2026-10-14T12:00:00Z">
        <w:r>
          <w:delText>están completados y validados</w:delText>
        </w:r>
      </w:del>
      <w:ins w:id="1479" w:author="Claude" w:date="2026-10-14T12:00:00Z">
        <w:r>
          <w:t>se han completado y validado</w:t>
        </w:r>
      </w:ins>
      <w:r>
        <w:t xml:space="preserve"> en el robot real:</w:t>
      </w:r>
      <w:del w:id="1480" w:author="Claude" w:date="2026-10-14T12:00:00Z">
        <w:r>
          <w:delText xml:space="preserve"> interacción por gestos, cartografía con SLAM, navegación con Nav2 y fusión LiDAR-cámara. El quinto, guiar a la persona a varios destinos, tiene un primer paso validado con el gesto “casa” (9 de 11 vueltas, 0,27 m de error medio) y queda abierto para una versión con varios destinos (§5.10). El objetivo exploratorio de códigos QR no se llegó a probar.</w:delText>
        </w:r>
      </w:del>
    </w:p>
    <w:p w14:paraId="47905044" w14:textId="77777777" w:rsidR="0055485A" w:rsidRDefault="00000000">
      <w:pPr>
        <w:numPr>
          <w:ilvl w:val="0"/>
          <w:numId w:val="1"/>
        </w:numPr>
        <w:pBdr>
          <w:top w:val="nil"/>
          <w:left w:val="nil"/>
          <w:bottom w:val="nil"/>
          <w:right w:val="nil"/>
          <w:between w:val="nil"/>
        </w:pBdr>
        <w:spacing w:after="120" w:line="280" w:lineRule="auto"/>
        <w:rPr>
          <w:ins w:id="1481" w:author="Claude" w:date="2026-10-14T12:00:00Z"/>
        </w:rPr>
      </w:pPr>
      <w:ins w:id="1482" w:author="Claude" w:date="2026-10-14T12:00:00Z">
        <w:r>
          <w:rPr>
            <w:b/>
            <w:bCs/>
            <w:color w:val="000000"/>
          </w:rPr>
          <w:t>Interacción gestual.</w:t>
        </w:r>
        <w:r>
          <w:rPr>
            <w:color w:val="000000"/>
          </w:rPr>
          <w:t xml:space="preserve"> Tres gestos (inicio, parada y «casa») reconocidos con </w:t>
        </w:r>
        <w:proofErr w:type="spellStart"/>
        <w:r>
          <w:rPr>
            <w:color w:val="000000"/>
          </w:rPr>
          <w:t>MediaPipe</w:t>
        </w:r>
        <w:proofErr w:type="spellEnd"/>
        <w:r>
          <w:rPr>
            <w:color w:val="000000"/>
          </w:rPr>
          <w:t xml:space="preserve"> Pose, sin falsos positivos en unos cuatro minutos de gesticulación libre (apartado 5.8).</w:t>
        </w:r>
      </w:ins>
    </w:p>
    <w:p w14:paraId="06641FCA" w14:textId="77777777" w:rsidR="0055485A" w:rsidRDefault="00000000">
      <w:pPr>
        <w:numPr>
          <w:ilvl w:val="0"/>
          <w:numId w:val="1"/>
        </w:numPr>
        <w:pBdr>
          <w:top w:val="nil"/>
          <w:left w:val="nil"/>
          <w:bottom w:val="nil"/>
          <w:right w:val="nil"/>
          <w:between w:val="nil"/>
        </w:pBdr>
        <w:spacing w:after="120" w:line="280" w:lineRule="auto"/>
        <w:rPr>
          <w:ins w:id="1483" w:author="Claude" w:date="2026-10-14T12:00:00Z"/>
        </w:rPr>
      </w:pPr>
      <w:ins w:id="1484" w:author="Claude" w:date="2026-10-14T12:00:00Z">
        <w:r>
          <w:rPr>
            <w:b/>
            <w:bCs/>
            <w:color w:val="000000"/>
          </w:rPr>
          <w:t>Cartografía.</w:t>
        </w:r>
        <w:r>
          <w:rPr>
            <w:color w:val="000000"/>
          </w:rPr>
          <w:t xml:space="preserve"> Mapa del laboratorio construido con SLAM </w:t>
        </w:r>
        <w:proofErr w:type="spellStart"/>
        <w:r>
          <w:rPr>
            <w:color w:val="000000"/>
          </w:rPr>
          <w:t>Toolbox</w:t>
        </w:r>
        <w:proofErr w:type="spellEnd"/>
        <w:r>
          <w:rPr>
            <w:color w:val="000000"/>
          </w:rPr>
          <w:t xml:space="preserve"> y reutilizado para localización y navegación; durante la validación de Nav2 se regrabó para corregir discrepancias con el espacio real (apartado 5.7).</w:t>
        </w:r>
      </w:ins>
    </w:p>
    <w:p w14:paraId="4A244F1D" w14:textId="77777777" w:rsidR="0055485A" w:rsidRDefault="00000000">
      <w:pPr>
        <w:numPr>
          <w:ilvl w:val="0"/>
          <w:numId w:val="1"/>
        </w:numPr>
        <w:pBdr>
          <w:top w:val="nil"/>
          <w:left w:val="nil"/>
          <w:bottom w:val="nil"/>
          <w:right w:val="nil"/>
          <w:between w:val="nil"/>
        </w:pBdr>
        <w:spacing w:after="120" w:line="280" w:lineRule="auto"/>
        <w:rPr>
          <w:ins w:id="1485" w:author="Claude" w:date="2026-10-14T12:00:00Z"/>
        </w:rPr>
      </w:pPr>
      <w:ins w:id="1486" w:author="Claude" w:date="2026-10-14T12:00:00Z">
        <w:r>
          <w:rPr>
            <w:b/>
            <w:bCs/>
            <w:color w:val="000000"/>
          </w:rPr>
          <w:t>Navegación autónoma.</w:t>
        </w:r>
        <w:r>
          <w:rPr>
            <w:color w:val="000000"/>
          </w:rPr>
          <w:t xml:space="preserve"> Seis de siete objetivos alcanzados con Nav2, incluida la evasión de un obstáculo no presente en el mapa (apartado 5.7).</w:t>
        </w:r>
      </w:ins>
    </w:p>
    <w:p w14:paraId="6DFBF75B" w14:textId="77777777" w:rsidR="0055485A" w:rsidRDefault="00000000">
      <w:pPr>
        <w:numPr>
          <w:ilvl w:val="0"/>
          <w:numId w:val="1"/>
        </w:numPr>
        <w:pBdr>
          <w:top w:val="nil"/>
          <w:left w:val="nil"/>
          <w:bottom w:val="nil"/>
          <w:right w:val="nil"/>
          <w:between w:val="nil"/>
        </w:pBdr>
        <w:spacing w:after="120" w:line="280" w:lineRule="auto"/>
        <w:rPr>
          <w:ins w:id="1487" w:author="Claude" w:date="2026-10-14T12:00:00Z"/>
        </w:rPr>
      </w:pPr>
      <w:ins w:id="1488" w:author="Claude" w:date="2026-10-14T12:00:00Z">
        <w:r>
          <w:rPr>
            <w:b/>
            <w:bCs/>
            <w:color w:val="000000"/>
          </w:rPr>
          <w:t xml:space="preserve">Fusión </w:t>
        </w:r>
        <w:proofErr w:type="spellStart"/>
        <w:r>
          <w:rPr>
            <w:b/>
            <w:bCs/>
            <w:color w:val="000000"/>
          </w:rPr>
          <w:t>LiDAR</w:t>
        </w:r>
        <w:proofErr w:type="spellEnd"/>
        <w:r>
          <w:rPr>
            <w:b/>
            <w:bCs/>
            <w:color w:val="000000"/>
          </w:rPr>
          <w:t>-cámara.</w:t>
        </w:r>
        <w:r>
          <w:rPr>
            <w:color w:val="000000"/>
          </w:rPr>
          <w:t xml:space="preserve"> Detección continua en la prueba sin movimiento y, tras las correcciones de continuidad, un aumento de la detección en movimiento del 32 % al 83 % (apartado 5.4).</w:t>
        </w:r>
      </w:ins>
    </w:p>
    <w:p w14:paraId="764D4681" w14:textId="77777777" w:rsidR="0055485A" w:rsidRDefault="00000000">
      <w:pPr>
        <w:spacing w:after="120" w:line="276" w:lineRule="auto"/>
        <w:jc w:val="both"/>
        <w:rPr>
          <w:ins w:id="1489" w:author="Claude" w:date="2026-10-14T12:00:00Z"/>
        </w:rPr>
      </w:pPr>
      <w:ins w:id="1490" w:author="Claude" w:date="2026-10-14T12:00:00Z">
        <w:r>
          <w:t>El quinto objetivo, el guiado de usuarios, cuenta con un primer paso validado: el gesto «casa» integra seguimiento y navegación, con 9 de 11 vueltas completadas y un error medio de llegada de 0,27 m. Queda abierta su extensión a varios destinos. El objetivo exploratorio de reconocimiento de estancias mediante códigos QR no llegó a abordarse.</w:t>
        </w:r>
      </w:ins>
    </w:p>
    <w:p w14:paraId="0D96CB29" w14:textId="77777777" w:rsidR="0055485A" w:rsidRDefault="00000000">
      <w:pPr>
        <w:pStyle w:val="Ttulo2"/>
        <w:spacing w:before="240" w:after="80"/>
        <w:rPr>
          <w:ins w:id="1491" w:author="Claude" w:date="2026-10-14T12:00:00Z"/>
        </w:rPr>
      </w:pPr>
      <w:ins w:id="1492" w:author="Claude" w:date="2026-10-14T12:00:00Z">
        <w:r>
          <w:rPr>
            <w:color w:val="000000"/>
          </w:rPr>
          <w:t>6.2 Aportaciones</w:t>
        </w:r>
      </w:ins>
    </w:p>
    <w:p w14:paraId="6CFCA6F4" w14:textId="77777777" w:rsidR="0055485A" w:rsidRDefault="00000000">
      <w:r>
        <w:t xml:space="preserve">La aportación de este TFM no es un algoritmo nuevo, sino </w:t>
      </w:r>
      <w:del w:id="1493" w:author="Claude" w:date="2026-10-14T12:00:00Z">
        <w:r>
          <w:delText>hacer que</w:delText>
        </w:r>
      </w:del>
      <w:ins w:id="1494" w:author="Claude" w:date="2026-10-14T12:00:00Z">
        <w:r>
          <w:t>la integración de</w:t>
        </w:r>
      </w:ins>
      <w:r>
        <w:t xml:space="preserve"> detección, seguimiento, navegación y gestos </w:t>
      </w:r>
      <w:del w:id="1495" w:author="Claude" w:date="2026-10-14T12:00:00Z">
        <w:r>
          <w:delText xml:space="preserve">funcionen juntos </w:delText>
        </w:r>
      </w:del>
      <w:r>
        <w:t xml:space="preserve">en un único robot </w:t>
      </w:r>
      <w:del w:id="1496" w:author="Claude" w:date="2026-10-14T12:00:00Z">
        <w:r>
          <w:delText>con</w:delText>
        </w:r>
      </w:del>
      <w:ins w:id="1497" w:author="Claude" w:date="2026-10-14T12:00:00Z">
        <w:r>
          <w:t>de</w:t>
        </w:r>
      </w:ins>
      <w:r>
        <w:t xml:space="preserve"> recursos </w:t>
      </w:r>
      <w:del w:id="1498" w:author="Claude" w:date="2026-10-14T12:00:00Z">
        <w:r>
          <w:delText>limitados, con control_node decidiendo</w:delText>
        </w:r>
      </w:del>
      <w:ins w:id="1499" w:author="Claude" w:date="2026-10-14T12:00:00Z">
        <w:r>
          <w:t xml:space="preserve">limitados. El elemento central es </w:t>
        </w:r>
        <w:proofErr w:type="spellStart"/>
        <w:r>
          <w:t>control_node</w:t>
        </w:r>
        <w:proofErr w:type="spellEnd"/>
        <w:r>
          <w:t>: al arbitrar</w:t>
        </w:r>
      </w:ins>
      <w:r>
        <w:t xml:space="preserve"> en cada momento </w:t>
      </w:r>
      <w:del w:id="1500" w:author="Claude" w:date="2026-10-14T12:00:00Z">
        <w:r>
          <w:delText>quién manda sobre la base. Los resultados del Capítulo 5 muestran</w:delText>
        </w:r>
      </w:del>
      <w:ins w:id="1501" w:author="Claude" w:date="2026-10-14T12:00:00Z">
        <w:r>
          <w:t>qué fuente de velocidad llega a la base, permite</w:t>
        </w:r>
      </w:ins>
      <w:r>
        <w:t xml:space="preserve"> que el </w:t>
      </w:r>
      <w:del w:id="1502" w:author="Claude" w:date="2026-10-14T12:00:00Z">
        <w:r>
          <w:delText>sistema funciona en las condiciones probadas; las limitaciones de muestra que se detallan en §5.9 marcan hasta dónde llega esta validación.</w:delText>
        </w:r>
      </w:del>
      <w:ins w:id="1503" w:author="Claude" w:date="2026-10-14T12:00:00Z">
        <w:r>
          <w:t xml:space="preserve">seguimiento y Nav2 convivan sin interferir y que el usuario pase de uno a otro con un gesto. A ello se suman decisiones de diseño concretas, justificadas en los Capítulos 2 y 4: un DBSCAN reimplementado para el hardware disponible, una fusión </w:t>
        </w:r>
        <w:proofErr w:type="spellStart"/>
        <w:r>
          <w:t>LiDAR</w:t>
        </w:r>
        <w:proofErr w:type="spellEnd"/>
        <w:r>
          <w:t xml:space="preserve">-cámara asimétrica que evita una calibración precisa y un filtro de Kalman lineal con puerta de </w:t>
        </w:r>
        <w:proofErr w:type="spellStart"/>
        <w:r>
          <w:t>Mahalanobis</w:t>
        </w:r>
        <w:proofErr w:type="spellEnd"/>
        <w:r>
          <w:t xml:space="preserve"> que tolera detecciones intermitentes.</w:t>
        </w:r>
      </w:ins>
    </w:p>
    <w:p w14:paraId="339DCE49" w14:textId="77777777" w:rsidR="0055485A" w:rsidRDefault="00000000">
      <w:pPr>
        <w:pStyle w:val="Ttulo2"/>
        <w:spacing w:before="240" w:after="80"/>
        <w:rPr>
          <w:ins w:id="1504" w:author="Claude" w:date="2026-10-14T12:00:00Z"/>
        </w:rPr>
      </w:pPr>
      <w:ins w:id="1505" w:author="Claude" w:date="2026-10-14T12:00:00Z">
        <w:r>
          <w:rPr>
            <w:color w:val="000000"/>
          </w:rPr>
          <w:t>6.3 Lecciones aprendidas</w:t>
        </w:r>
      </w:ins>
    </w:p>
    <w:p w14:paraId="47FF92DF" w14:textId="77777777" w:rsidR="0055485A" w:rsidRDefault="00000000">
      <w:del w:id="1506" w:author="Claude" w:date="2026-10-14T12:00:00Z">
        <w:r>
          <w:delText>En conjunto, las seis sesiones de validación del Capítulo 5 —desde la primera prueba sin movimiento hasta la integración final con el gesto “casa”— muestran una progresión clara: cada corrección documentada en el Apéndice B resolvió un problema concreto, encontrado</w:delText>
        </w:r>
      </w:del>
      <w:ins w:id="1507" w:author="Claude" w:date="2026-10-14T12:00:00Z">
        <w:r>
          <w:t>El desarrollo deja varias lecciones. La primera es el valor de probar</w:t>
        </w:r>
      </w:ins>
      <w:r>
        <w:t xml:space="preserve"> en el robot </w:t>
      </w:r>
      <w:del w:id="1508" w:author="Claude" w:date="2026-10-14T12:00:00Z">
        <w:r>
          <w:delText>real y no en simulación. Esa es, en última instancia, la lección principal de este TFM: en un robot con</w:delText>
        </w:r>
      </w:del>
      <w:ins w:id="1509" w:author="Claude" w:date="2026-10-14T12:00:00Z">
        <w:r>
          <w:t>real: casi todos los errores relevantes —el signo invertido del control PD, el sector de evasión invertido, el factor de reducción que nunca llegaba a cero o la latencia del descubrimiento de nodos en DDS— solo se manifestaron en el laboratorio y difícilmente habrían aparecido en simulación. La segunda es la importancia de medir: el procedimiento de grabación y análisis de cada toma (apartado 5.1) permitió comprobar el efecto de cada corrección con cifras y no con impresiones. La tercera es que, en un ordenador embarcado de</w:t>
        </w:r>
      </w:ins>
      <w:r>
        <w:t xml:space="preserve"> recursos limitados,</w:t>
      </w:r>
      <w:ins w:id="1510" w:author="Claude" w:date="2026-10-14T12:00:00Z">
        <w:r>
          <w:t xml:space="preserve"> la eficiencia es una restricción de diseño desde el principio: las frecuencias de </w:t>
        </w:r>
        <w:r>
          <w:lastRenderedPageBreak/>
          <w:t>publicación, la elección de modelos ligeros y la simplificación de algunos algoritmos condicionaron el sistema tanto como los propios requisitos funcionales. En conjunto,</w:t>
        </w:r>
      </w:ins>
      <w:r>
        <w:t xml:space="preserve"> integrar con cuidado piezas ya conocidas </w:t>
      </w:r>
      <w:del w:id="1511" w:author="Claude" w:date="2026-10-14T12:00:00Z">
        <w:r>
          <w:delText>exige tanto trabajo cómo construir</w:delText>
        </w:r>
      </w:del>
      <w:ins w:id="1512" w:author="Claude" w:date="2026-10-14T12:00:00Z">
        <w:r>
          <w:t>ha exigido un esfuerzo comparable al de desarrollar</w:t>
        </w:r>
      </w:ins>
      <w:r>
        <w:t xml:space="preserve"> una pieza nueva, y </w:t>
      </w:r>
      <w:del w:id="1513" w:author="Claude" w:date="2026-10-14T12:00:00Z">
        <w:r>
          <w:delText>es</w:delText>
        </w:r>
      </w:del>
      <w:ins w:id="1514" w:author="Claude" w:date="2026-10-14T12:00:00Z">
        <w:r>
          <w:t>constituye</w:t>
        </w:r>
      </w:ins>
      <w:r>
        <w:t xml:space="preserve"> una aportación de ingeniería </w:t>
      </w:r>
      <w:del w:id="1515" w:author="Claude" w:date="2026-10-14T12:00:00Z">
        <w:r>
          <w:delText>igual de</w:delText>
        </w:r>
      </w:del>
      <w:ins w:id="1516" w:author="Claude" w:date="2026-10-14T12:00:00Z">
        <w:r>
          <w:t>igualmente</w:t>
        </w:r>
      </w:ins>
      <w:r>
        <w:t xml:space="preserve"> válida.</w:t>
      </w:r>
    </w:p>
    <w:p w14:paraId="32B25260" w14:textId="77777777" w:rsidR="0055485A" w:rsidRDefault="00000000">
      <w:pPr>
        <w:pStyle w:val="Ttulo2"/>
        <w:spacing w:before="240" w:after="80"/>
        <w:rPr>
          <w:ins w:id="1517" w:author="Claude" w:date="2026-10-14T12:00:00Z"/>
        </w:rPr>
      </w:pPr>
      <w:ins w:id="1518" w:author="Claude" w:date="2026-10-14T12:00:00Z">
        <w:r>
          <w:rPr>
            <w:color w:val="000000"/>
          </w:rPr>
          <w:t>6.4 Limitaciones y líneas futuras</w:t>
        </w:r>
      </w:ins>
    </w:p>
    <w:p w14:paraId="7E0EECC9" w14:textId="77777777" w:rsidR="0055485A" w:rsidRDefault="00000000">
      <w:pPr>
        <w:spacing w:after="120" w:line="276" w:lineRule="auto"/>
        <w:jc w:val="both"/>
        <w:rPr>
          <w:ins w:id="1519" w:author="Claude" w:date="2026-10-14T12:00:00Z"/>
        </w:rPr>
      </w:pPr>
      <w:ins w:id="1520" w:author="Claude" w:date="2026-10-14T12:00:00Z">
        <w:r>
          <w:t xml:space="preserve">Las limitaciones del apartado 5.9 marcan el alcance de esta validación: muestras pequeñas, una única sesión para Nav2 y para el gesto «casa», y un solo entorno de pruebas. Las líneas de continuación más directas son ampliar esas pruebas, completar el guiado a varios destinos y mejorar la percepción de obstáculos fuera del plano del </w:t>
        </w:r>
        <w:proofErr w:type="spellStart"/>
        <w:r>
          <w:t>LiDAR</w:t>
        </w:r>
        <w:proofErr w:type="spellEnd"/>
        <w:r>
          <w:t xml:space="preserve"> (apartado 5.10). Con ellas, el sistema podría evolucionar desde un prototipo de laboratorio hacia una plataforma de asistencia capaz de acompañar a personas en un edificio real.</w:t>
        </w:r>
      </w:ins>
    </w:p>
    <w:p w14:paraId="1D9ED8E7" w14:textId="77777777" w:rsidR="0055485A" w:rsidRDefault="00000000">
      <w:pPr>
        <w:rPr>
          <w:ins w:id="1521" w:author="Claude" w:date="2026-10-14T12:00:00Z"/>
        </w:rPr>
      </w:pPr>
      <w:ins w:id="1522" w:author="Claude" w:date="2026-10-14T12:00:00Z">
        <w:r>
          <w:br w:type="page"/>
        </w:r>
      </w:ins>
    </w:p>
    <w:p w14:paraId="71F3CF63" w14:textId="77777777" w:rsidR="0055485A" w:rsidRDefault="00000000">
      <w:pPr>
        <w:pStyle w:val="Ttulo1"/>
        <w:spacing w:before="240" w:after="160"/>
        <w:jc w:val="center"/>
        <w:pPrChange w:id="1523" w:author="Claude" w:date="2026-10-14T12:00:00Z">
          <w:pPr>
            <w:pStyle w:val="Ttulo2"/>
            <w:spacing w:before="240" w:after="80"/>
          </w:pPr>
        </w:pPrChange>
      </w:pPr>
      <w:del w:id="1524" w:author="Claude" w:date="2026-10-14T12:00:00Z">
        <w:r>
          <w:rPr>
            <w:color w:val="000000"/>
          </w:rPr>
          <w:lastRenderedPageBreak/>
          <w:delText>Referencias</w:delText>
        </w:r>
      </w:del>
      <w:ins w:id="1525" w:author="Claude" w:date="2026-10-14T12:00:00Z">
        <w:r>
          <w:rPr>
            <w:color w:val="000000"/>
          </w:rPr>
          <w:t>Bibliografía</w:t>
        </w:r>
      </w:ins>
    </w:p>
    <w:p w14:paraId="3167EF05"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Bazarevsky, V., Grishchenko, I., Raveendran, K., Zhu, T., Zhang, F., &amp; Grundmann, M. (2020). </w:t>
      </w:r>
      <w:proofErr w:type="spellStart"/>
      <w:r>
        <w:rPr>
          <w:i/>
          <w:iCs/>
          <w:color w:val="000000"/>
        </w:rPr>
        <w:t>BlazePose</w:t>
      </w:r>
      <w:proofErr w:type="spellEnd"/>
      <w:r>
        <w:rPr>
          <w:i/>
          <w:iCs/>
          <w:color w:val="000000"/>
        </w:rPr>
        <w:t xml:space="preserve">: </w:t>
      </w:r>
      <w:proofErr w:type="spellStart"/>
      <w:r>
        <w:rPr>
          <w:i/>
          <w:iCs/>
          <w:color w:val="000000"/>
        </w:rPr>
        <w:t>On-device</w:t>
      </w:r>
      <w:proofErr w:type="spellEnd"/>
      <w:r>
        <w:rPr>
          <w:i/>
          <w:iCs/>
          <w:color w:val="000000"/>
        </w:rPr>
        <w:t xml:space="preserve"> real-time </w:t>
      </w:r>
      <w:proofErr w:type="spellStart"/>
      <w:r>
        <w:rPr>
          <w:i/>
          <w:iCs/>
          <w:color w:val="000000"/>
        </w:rPr>
        <w:t>body</w:t>
      </w:r>
      <w:proofErr w:type="spellEnd"/>
      <w:r>
        <w:rPr>
          <w:i/>
          <w:iCs/>
          <w:color w:val="000000"/>
        </w:rPr>
        <w:t xml:space="preserve"> pose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https://doi.org/10.48550/arXiv.2006.10204</w:t>
      </w:r>
    </w:p>
    <w:p w14:paraId="7B495593" w14:textId="77777777" w:rsidR="0055485A" w:rsidRDefault="00000000">
      <w:pPr>
        <w:pBdr>
          <w:top w:val="nil"/>
          <w:left w:val="nil"/>
          <w:bottom w:val="nil"/>
          <w:right w:val="nil"/>
          <w:between w:val="nil"/>
        </w:pBdr>
        <w:spacing w:after="120" w:line="276" w:lineRule="auto"/>
        <w:ind w:left="720" w:hanging="720"/>
        <w:rPr>
          <w:color w:val="000000"/>
        </w:rPr>
      </w:pPr>
      <w:proofErr w:type="spellStart"/>
      <w:r>
        <w:rPr>
          <w:color w:val="000000"/>
        </w:rPr>
        <w:t>Bellotto</w:t>
      </w:r>
      <w:proofErr w:type="spellEnd"/>
      <w:r>
        <w:rPr>
          <w:color w:val="000000"/>
        </w:rPr>
        <w:t xml:space="preserve">, N., &amp; </w:t>
      </w:r>
      <w:proofErr w:type="spellStart"/>
      <w:r>
        <w:rPr>
          <w:color w:val="000000"/>
        </w:rPr>
        <w:t>Hu</w:t>
      </w:r>
      <w:proofErr w:type="spellEnd"/>
      <w:r>
        <w:rPr>
          <w:color w:val="000000"/>
        </w:rPr>
        <w:t xml:space="preserve">, H. (2010). </w:t>
      </w:r>
      <w:proofErr w:type="spellStart"/>
      <w:r>
        <w:rPr>
          <w:color w:val="000000"/>
        </w:rPr>
        <w:t>Computationally</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solutions</w:t>
      </w:r>
      <w:proofErr w:type="spellEnd"/>
      <w:r>
        <w:rPr>
          <w:color w:val="000000"/>
        </w:rPr>
        <w:t xml:space="preserve"> </w:t>
      </w:r>
      <w:proofErr w:type="spellStart"/>
      <w:r>
        <w:rPr>
          <w:color w:val="000000"/>
        </w:rPr>
        <w:t>for</w:t>
      </w:r>
      <w:proofErr w:type="spellEnd"/>
      <w:r>
        <w:rPr>
          <w:color w:val="000000"/>
        </w:rPr>
        <w:t xml:space="preserve"> tracking </w:t>
      </w:r>
      <w:proofErr w:type="spellStart"/>
      <w:r>
        <w:rPr>
          <w:color w:val="000000"/>
        </w:rPr>
        <w:t>people</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mobile</w:t>
      </w:r>
      <w:proofErr w:type="spellEnd"/>
      <w:r>
        <w:rPr>
          <w:color w:val="000000"/>
        </w:rPr>
        <w:t xml:space="preserve"> robot: </w:t>
      </w:r>
      <w:proofErr w:type="spellStart"/>
      <w:r>
        <w:rPr>
          <w:color w:val="000000"/>
        </w:rPr>
        <w:t>An</w:t>
      </w:r>
      <w:proofErr w:type="spellEnd"/>
      <w:r>
        <w:rPr>
          <w:color w:val="000000"/>
        </w:rPr>
        <w:t xml:space="preserve"> experimental </w:t>
      </w:r>
      <w:proofErr w:type="spellStart"/>
      <w:r>
        <w:rPr>
          <w:color w:val="000000"/>
        </w:rPr>
        <w:t>evaluation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Bayesian</w:t>
      </w:r>
      <w:proofErr w:type="spellEnd"/>
      <w:r>
        <w:rPr>
          <w:color w:val="000000"/>
        </w:rPr>
        <w:t xml:space="preserve"> </w:t>
      </w:r>
      <w:proofErr w:type="spellStart"/>
      <w:r>
        <w:rPr>
          <w:color w:val="000000"/>
        </w:rPr>
        <w:t>filters</w:t>
      </w:r>
      <w:proofErr w:type="spellEnd"/>
      <w:r>
        <w:rPr>
          <w:color w:val="000000"/>
        </w:rPr>
        <w:t xml:space="preserve">. </w:t>
      </w:r>
      <w:proofErr w:type="spellStart"/>
      <w:r>
        <w:rPr>
          <w:i/>
          <w:iCs/>
          <w:color w:val="000000"/>
        </w:rPr>
        <w:t>Autonomous</w:t>
      </w:r>
      <w:proofErr w:type="spellEnd"/>
      <w:r>
        <w:rPr>
          <w:i/>
          <w:iCs/>
          <w:color w:val="000000"/>
        </w:rPr>
        <w:t xml:space="preserve"> Robots</w:t>
      </w:r>
      <w:r>
        <w:rPr>
          <w:color w:val="000000"/>
        </w:rPr>
        <w:t xml:space="preserve">, </w:t>
      </w:r>
      <w:r>
        <w:rPr>
          <w:i/>
          <w:iCs/>
          <w:color w:val="000000"/>
        </w:rPr>
        <w:t>28</w:t>
      </w:r>
      <w:r>
        <w:rPr>
          <w:color w:val="000000"/>
        </w:rPr>
        <w:t>(4), 425–438. https://doi.org/10.1007/s10514-009-9167-2</w:t>
      </w:r>
    </w:p>
    <w:p w14:paraId="4764E289" w14:textId="77777777" w:rsidR="0055485A" w:rsidRDefault="00000000">
      <w:pPr>
        <w:pBdr>
          <w:top w:val="nil"/>
          <w:left w:val="nil"/>
          <w:bottom w:val="nil"/>
          <w:right w:val="nil"/>
          <w:between w:val="nil"/>
        </w:pBdr>
        <w:spacing w:after="120" w:line="276" w:lineRule="auto"/>
        <w:ind w:left="720" w:hanging="720"/>
        <w:rPr>
          <w:color w:val="000000"/>
        </w:rPr>
      </w:pPr>
      <w:proofErr w:type="spellStart"/>
      <w:r>
        <w:rPr>
          <w:color w:val="000000"/>
        </w:rPr>
        <w:t>Cha</w:t>
      </w:r>
      <w:proofErr w:type="spellEnd"/>
      <w:r>
        <w:rPr>
          <w:color w:val="000000"/>
        </w:rPr>
        <w:t>, D., &amp; Chung, W. (2020). Human-</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in 3D </w:t>
      </w:r>
      <w:proofErr w:type="spellStart"/>
      <w:r>
        <w:rPr>
          <w:color w:val="000000"/>
        </w:rPr>
        <w:t>feature</w:t>
      </w:r>
      <w:proofErr w:type="spellEnd"/>
      <w:r>
        <w:rPr>
          <w:color w:val="000000"/>
        </w:rPr>
        <w:t xml:space="preserve"> </w:t>
      </w:r>
      <w:proofErr w:type="spellStart"/>
      <w:r>
        <w:rPr>
          <w:color w:val="000000"/>
        </w:rPr>
        <w:t>space</w:t>
      </w:r>
      <w:proofErr w:type="spellEnd"/>
      <w:r>
        <w:rPr>
          <w:color w:val="000000"/>
        </w:rPr>
        <w:t xml:space="preserve"> </w:t>
      </w:r>
      <w:proofErr w:type="spellStart"/>
      <w:r>
        <w:rPr>
          <w:color w:val="000000"/>
        </w:rPr>
        <w:t>for</w:t>
      </w:r>
      <w:proofErr w:type="spell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mobile</w:t>
      </w:r>
      <w:proofErr w:type="spellEnd"/>
      <w:r>
        <w:rPr>
          <w:color w:val="000000"/>
        </w:rPr>
        <w:t xml:space="preserve"> robot </w:t>
      </w:r>
      <w:proofErr w:type="spellStart"/>
      <w:r>
        <w:rPr>
          <w:color w:val="000000"/>
        </w:rPr>
        <w:t>using</w:t>
      </w:r>
      <w:proofErr w:type="spellEnd"/>
      <w:r>
        <w:rPr>
          <w:color w:val="000000"/>
        </w:rPr>
        <w:t xml:space="preserve"> 2D </w:t>
      </w:r>
      <w:proofErr w:type="spellStart"/>
      <w:r>
        <w:rPr>
          <w:color w:val="000000"/>
        </w:rPr>
        <w:t>LiDARs</w:t>
      </w:r>
      <w:proofErr w:type="spellEnd"/>
      <w:r>
        <w:rPr>
          <w:color w:val="000000"/>
        </w:rPr>
        <w:t xml:space="preserve">. </w:t>
      </w:r>
      <w:r>
        <w:rPr>
          <w:i/>
          <w:iCs/>
          <w:color w:val="000000"/>
        </w:rPr>
        <w:t xml:space="preserve">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Precision</w:t>
      </w:r>
      <w:proofErr w:type="spellEnd"/>
      <w:r>
        <w:rPr>
          <w:i/>
          <w:iCs/>
          <w:color w:val="000000"/>
        </w:rPr>
        <w:t xml:space="preserve"> </w:t>
      </w:r>
      <w:proofErr w:type="spellStart"/>
      <w:r>
        <w:rPr>
          <w:i/>
          <w:iCs/>
          <w:color w:val="000000"/>
        </w:rPr>
        <w:t>Engineering</w:t>
      </w:r>
      <w:proofErr w:type="spellEnd"/>
      <w:r>
        <w:rPr>
          <w:i/>
          <w:iCs/>
          <w:color w:val="000000"/>
        </w:rPr>
        <w:t xml:space="preserve"> and </w:t>
      </w:r>
      <w:proofErr w:type="spellStart"/>
      <w:r>
        <w:rPr>
          <w:i/>
          <w:iCs/>
          <w:color w:val="000000"/>
        </w:rPr>
        <w:t>Manufacturing</w:t>
      </w:r>
      <w:proofErr w:type="spellEnd"/>
      <w:r>
        <w:rPr>
          <w:color w:val="000000"/>
        </w:rPr>
        <w:t xml:space="preserve">, </w:t>
      </w:r>
      <w:r>
        <w:rPr>
          <w:i/>
          <w:iCs/>
          <w:color w:val="000000"/>
        </w:rPr>
        <w:t>21</w:t>
      </w:r>
      <w:r>
        <w:rPr>
          <w:color w:val="000000"/>
        </w:rPr>
        <w:t>(7), 1299–1307. https://doi.org/10.1007/s12541-020-00343-7</w:t>
      </w:r>
    </w:p>
    <w:p w14:paraId="04537E9C" w14:textId="77777777" w:rsidR="0055485A" w:rsidRDefault="00000000">
      <w:pPr>
        <w:pBdr>
          <w:top w:val="nil"/>
          <w:left w:val="nil"/>
          <w:bottom w:val="nil"/>
          <w:right w:val="nil"/>
          <w:between w:val="nil"/>
        </w:pBdr>
        <w:spacing w:after="120" w:line="276" w:lineRule="auto"/>
        <w:ind w:left="720" w:hanging="720"/>
        <w:rPr>
          <w:ins w:id="1526" w:author="Claude" w:date="2026-10-14T12:00:00Z"/>
          <w:color w:val="000000"/>
        </w:rPr>
      </w:pPr>
      <w:ins w:id="1527" w:author="Claude" w:date="2026-10-14T12:00:00Z">
        <w:r>
          <w:rPr>
            <w:color w:val="000000"/>
          </w:rPr>
          <w:t xml:space="preserve">Dalal, N., &amp; Triggs, B. (2005). </w:t>
        </w:r>
        <w:proofErr w:type="spellStart"/>
        <w:r>
          <w:rPr>
            <w:color w:val="000000"/>
          </w:rPr>
          <w:t>Histograms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oriented</w:t>
        </w:r>
        <w:proofErr w:type="spellEnd"/>
        <w:r>
          <w:rPr>
            <w:color w:val="000000"/>
          </w:rPr>
          <w:t xml:space="preserve"> </w:t>
        </w:r>
        <w:proofErr w:type="spellStart"/>
        <w:r>
          <w:rPr>
            <w:color w:val="000000"/>
          </w:rPr>
          <w:t>gradients</w:t>
        </w:r>
        <w:proofErr w:type="spellEnd"/>
        <w:r>
          <w:rPr>
            <w:color w:val="000000"/>
          </w:rPr>
          <w:t xml:space="preserve"> </w:t>
        </w:r>
        <w:proofErr w:type="spellStart"/>
        <w:r>
          <w:rPr>
            <w:color w:val="000000"/>
          </w:rPr>
          <w:t>for</w:t>
        </w:r>
        <w:proofErr w:type="spellEnd"/>
        <w:r>
          <w:rPr>
            <w:color w:val="000000"/>
          </w:rPr>
          <w:t xml:space="preserve"> human </w:t>
        </w:r>
        <w:proofErr w:type="spellStart"/>
        <w:r>
          <w:rPr>
            <w:color w:val="000000"/>
          </w:rPr>
          <w:t>detection</w:t>
        </w:r>
        <w:proofErr w:type="spellEnd"/>
        <w:r>
          <w:rPr>
            <w:color w:val="000000"/>
          </w:rPr>
          <w:t xml:space="preserve">. In </w:t>
        </w:r>
        <w:r>
          <w:rPr>
            <w:i/>
            <w:iCs/>
            <w:color w:val="000000"/>
          </w:rPr>
          <w:t xml:space="preserve">2005 IEEE </w:t>
        </w:r>
        <w:proofErr w:type="spellStart"/>
        <w:r>
          <w:rPr>
            <w:i/>
            <w:iCs/>
            <w:color w:val="000000"/>
          </w:rPr>
          <w:t>Computer</w:t>
        </w:r>
        <w:proofErr w:type="spellEnd"/>
        <w:r>
          <w:rPr>
            <w:i/>
            <w:iCs/>
            <w:color w:val="000000"/>
          </w:rPr>
          <w:t xml:space="preserve"> </w:t>
        </w:r>
        <w:proofErr w:type="spellStart"/>
        <w:r>
          <w:rPr>
            <w:i/>
            <w:iCs/>
            <w:color w:val="000000"/>
          </w:rPr>
          <w:t>Society</w:t>
        </w:r>
        <w:proofErr w:type="spellEnd"/>
        <w:r>
          <w:rPr>
            <w:i/>
            <w:iCs/>
            <w:color w:val="000000"/>
          </w:rPr>
          <w:t xml:space="preserve"> Conference </w:t>
        </w:r>
        <w:proofErr w:type="spellStart"/>
        <w:r>
          <w:rPr>
            <w:i/>
            <w:iCs/>
            <w:color w:val="000000"/>
          </w:rPr>
          <w:t>on</w:t>
        </w:r>
        <w:proofErr w:type="spellEnd"/>
        <w:r>
          <w:rPr>
            <w:i/>
            <w:iCs/>
            <w:color w:val="000000"/>
          </w:rPr>
          <w:t xml:space="preserve"> </w:t>
        </w:r>
        <w:proofErr w:type="spellStart"/>
        <w:r>
          <w:rPr>
            <w:i/>
            <w:iCs/>
            <w:color w:val="000000"/>
          </w:rPr>
          <w:t>Computer</w:t>
        </w:r>
        <w:proofErr w:type="spellEnd"/>
        <w:r>
          <w:rPr>
            <w:i/>
            <w:iCs/>
            <w:color w:val="000000"/>
          </w:rPr>
          <w:t xml:space="preserve"> Vision and </w:t>
        </w:r>
        <w:proofErr w:type="spellStart"/>
        <w:r>
          <w:rPr>
            <w:i/>
            <w:iCs/>
            <w:color w:val="000000"/>
          </w:rPr>
          <w:t>Pattern</w:t>
        </w:r>
        <w:proofErr w:type="spellEnd"/>
        <w:r>
          <w:rPr>
            <w:i/>
            <w:iCs/>
            <w:color w:val="000000"/>
          </w:rPr>
          <w:t xml:space="preserve"> </w:t>
        </w:r>
        <w:proofErr w:type="spellStart"/>
        <w:r>
          <w:rPr>
            <w:i/>
            <w:iCs/>
            <w:color w:val="000000"/>
          </w:rPr>
          <w:t>Recognition</w:t>
        </w:r>
        <w:proofErr w:type="spellEnd"/>
        <w:r>
          <w:rPr>
            <w:i/>
            <w:iCs/>
            <w:color w:val="000000"/>
          </w:rPr>
          <w:t xml:space="preserve"> (CVPR'05)</w:t>
        </w:r>
        <w:r>
          <w:rPr>
            <w:color w:val="000000"/>
          </w:rPr>
          <w:t xml:space="preserve"> (Vol. 1, pp. 886–893). IEEE. https://doi.org/10.1109/CVPR.2005.177</w:t>
        </w:r>
      </w:ins>
    </w:p>
    <w:p w14:paraId="122CDC2C" w14:textId="77777777" w:rsidR="0055485A" w:rsidRDefault="00000000">
      <w:pPr>
        <w:pBdr>
          <w:top w:val="nil"/>
          <w:left w:val="nil"/>
          <w:bottom w:val="nil"/>
          <w:right w:val="nil"/>
          <w:between w:val="nil"/>
        </w:pBdr>
        <w:spacing w:after="120" w:line="276" w:lineRule="auto"/>
        <w:ind w:left="720" w:hanging="720"/>
        <w:rPr>
          <w:ins w:id="1528" w:author="Claude" w:date="2026-10-14T12:00:00Z"/>
          <w:color w:val="000000"/>
        </w:rPr>
      </w:pPr>
      <w:ins w:id="1529" w:author="Claude" w:date="2026-10-14T12:00:00Z">
        <w:r>
          <w:rPr>
            <w:color w:val="000000"/>
          </w:rPr>
          <w:t xml:space="preserve">Ester, M., Kriegel, H.-P., Sander, J., &amp; </w:t>
        </w:r>
        <w:proofErr w:type="spellStart"/>
        <w:r>
          <w:rPr>
            <w:color w:val="000000"/>
          </w:rPr>
          <w:t>Xu</w:t>
        </w:r>
        <w:proofErr w:type="spellEnd"/>
        <w:r>
          <w:rPr>
            <w:color w:val="000000"/>
          </w:rPr>
          <w:t xml:space="preserve">, X. (1996). A </w:t>
        </w:r>
        <w:proofErr w:type="spellStart"/>
        <w:r>
          <w:rPr>
            <w:color w:val="000000"/>
          </w:rPr>
          <w:t>density-based</w:t>
        </w:r>
        <w:proofErr w:type="spellEnd"/>
        <w:r>
          <w:rPr>
            <w:color w:val="000000"/>
          </w:rPr>
          <w:t xml:space="preserve"> </w:t>
        </w:r>
        <w:proofErr w:type="spellStart"/>
        <w:r>
          <w:rPr>
            <w:color w:val="000000"/>
          </w:rPr>
          <w:t>algorithm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discovering</w:t>
        </w:r>
        <w:proofErr w:type="spellEnd"/>
        <w:r>
          <w:rPr>
            <w:color w:val="000000"/>
          </w:rPr>
          <w:t xml:space="preserve"> </w:t>
        </w:r>
        <w:proofErr w:type="spellStart"/>
        <w:proofErr w:type="gramStart"/>
        <w:r>
          <w:rPr>
            <w:color w:val="000000"/>
          </w:rPr>
          <w:t>clusters</w:t>
        </w:r>
        <w:proofErr w:type="spellEnd"/>
        <w:proofErr w:type="gramEnd"/>
        <w:r>
          <w:rPr>
            <w:color w:val="000000"/>
          </w:rPr>
          <w:t xml:space="preserve"> in </w:t>
        </w:r>
        <w:proofErr w:type="spellStart"/>
        <w:r>
          <w:rPr>
            <w:color w:val="000000"/>
          </w:rPr>
          <w:t>large</w:t>
        </w:r>
        <w:proofErr w:type="spellEnd"/>
        <w:r>
          <w:rPr>
            <w:color w:val="000000"/>
          </w:rPr>
          <w:t xml:space="preserve"> </w:t>
        </w:r>
        <w:proofErr w:type="spellStart"/>
        <w:r>
          <w:rPr>
            <w:color w:val="000000"/>
          </w:rPr>
          <w:t>spatial</w:t>
        </w:r>
        <w:proofErr w:type="spellEnd"/>
        <w:r>
          <w:rPr>
            <w:color w:val="000000"/>
          </w:rPr>
          <w:t xml:space="preserve"> </w:t>
        </w:r>
        <w:proofErr w:type="spellStart"/>
        <w:r>
          <w:rPr>
            <w:color w:val="000000"/>
          </w:rPr>
          <w:t>databases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noise</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Second International Conference </w:t>
        </w:r>
        <w:proofErr w:type="spellStart"/>
        <w:r>
          <w:rPr>
            <w:i/>
            <w:iCs/>
            <w:color w:val="000000"/>
          </w:rPr>
          <w:t>on</w:t>
        </w:r>
        <w:proofErr w:type="spellEnd"/>
        <w:r>
          <w:rPr>
            <w:i/>
            <w:iCs/>
            <w:color w:val="000000"/>
          </w:rPr>
          <w:t xml:space="preserve"> Knowledge Discovery and Data </w:t>
        </w:r>
        <w:proofErr w:type="spellStart"/>
        <w:r>
          <w:rPr>
            <w:i/>
            <w:iCs/>
            <w:color w:val="000000"/>
          </w:rPr>
          <w:t>Mining</w:t>
        </w:r>
        <w:proofErr w:type="spellEnd"/>
        <w:r>
          <w:rPr>
            <w:i/>
            <w:iCs/>
            <w:color w:val="000000"/>
          </w:rPr>
          <w:t xml:space="preserve"> (KDD-96)</w:t>
        </w:r>
        <w:r>
          <w:rPr>
            <w:color w:val="000000"/>
          </w:rPr>
          <w:t xml:space="preserve"> (pp. 226–231). AAAI Press.</w:t>
        </w:r>
      </w:ins>
    </w:p>
    <w:p w14:paraId="5E0751FC" w14:textId="77777777" w:rsidR="0055485A" w:rsidRDefault="00000000">
      <w:pPr>
        <w:pBdr>
          <w:top w:val="nil"/>
          <w:left w:val="nil"/>
          <w:bottom w:val="nil"/>
          <w:right w:val="nil"/>
          <w:between w:val="nil"/>
        </w:pBdr>
        <w:spacing w:after="120" w:line="276" w:lineRule="auto"/>
        <w:ind w:left="720" w:hanging="720"/>
        <w:rPr>
          <w:ins w:id="1530" w:author="Claude" w:date="2026-10-14T12:00:00Z"/>
          <w:color w:val="000000"/>
        </w:rPr>
      </w:pPr>
      <w:ins w:id="1531" w:author="Claude" w:date="2026-10-14T12:00:00Z">
        <w:r>
          <w:rPr>
            <w:color w:val="000000"/>
          </w:rPr>
          <w:t xml:space="preserve">Foote, T., &amp; Purvis, M. (2010). </w:t>
        </w:r>
        <w:r>
          <w:rPr>
            <w:i/>
            <w:iCs/>
            <w:color w:val="000000"/>
          </w:rPr>
          <w:t xml:space="preserve">REP 103: Standard </w:t>
        </w:r>
        <w:proofErr w:type="spellStart"/>
        <w:r>
          <w:rPr>
            <w:i/>
            <w:iCs/>
            <w:color w:val="000000"/>
          </w:rPr>
          <w:t>units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measure</w:t>
        </w:r>
        <w:proofErr w:type="spellEnd"/>
        <w:r>
          <w:rPr>
            <w:i/>
            <w:iCs/>
            <w:color w:val="000000"/>
          </w:rPr>
          <w:t xml:space="preserve"> and </w:t>
        </w:r>
        <w:proofErr w:type="spellStart"/>
        <w:r>
          <w:rPr>
            <w:i/>
            <w:iCs/>
            <w:color w:val="000000"/>
          </w:rPr>
          <w:t>coordinate</w:t>
        </w:r>
        <w:proofErr w:type="spellEnd"/>
        <w:r>
          <w:rPr>
            <w:i/>
            <w:iCs/>
            <w:color w:val="000000"/>
          </w:rPr>
          <w:t xml:space="preserve"> </w:t>
        </w:r>
        <w:proofErr w:type="spellStart"/>
        <w:r>
          <w:rPr>
            <w:i/>
            <w:iCs/>
            <w:color w:val="000000"/>
          </w:rPr>
          <w:t>conventions</w:t>
        </w:r>
        <w:proofErr w:type="spellEnd"/>
        <w:r>
          <w:rPr>
            <w:color w:val="000000"/>
          </w:rPr>
          <w:t xml:space="preserve">. ROS </w:t>
        </w:r>
        <w:proofErr w:type="spellStart"/>
        <w:r>
          <w:rPr>
            <w:color w:val="000000"/>
          </w:rPr>
          <w:t>Enhancement</w:t>
        </w:r>
        <w:proofErr w:type="spellEnd"/>
        <w:r>
          <w:rPr>
            <w:color w:val="000000"/>
          </w:rPr>
          <w:t xml:space="preserve"> </w:t>
        </w:r>
        <w:proofErr w:type="spellStart"/>
        <w:r>
          <w:rPr>
            <w:color w:val="000000"/>
          </w:rPr>
          <w:t>Proposals</w:t>
        </w:r>
        <w:proofErr w:type="spellEnd"/>
        <w:r>
          <w:rPr>
            <w:color w:val="000000"/>
          </w:rPr>
          <w:t>. https://www.ros.org/reps/rep-0103.html</w:t>
        </w:r>
      </w:ins>
    </w:p>
    <w:p w14:paraId="59E10DC2" w14:textId="77777777" w:rsidR="0055485A" w:rsidRDefault="00000000">
      <w:pPr>
        <w:pBdr>
          <w:top w:val="nil"/>
          <w:left w:val="nil"/>
          <w:bottom w:val="nil"/>
          <w:right w:val="nil"/>
          <w:between w:val="nil"/>
        </w:pBdr>
        <w:spacing w:after="120" w:line="276" w:lineRule="auto"/>
        <w:ind w:left="720" w:hanging="720"/>
        <w:rPr>
          <w:ins w:id="1532" w:author="Claude" w:date="2026-10-14T12:00:00Z"/>
          <w:color w:val="000000"/>
        </w:rPr>
      </w:pPr>
      <w:ins w:id="1533" w:author="Claude" w:date="2026-10-14T12:00:00Z">
        <w:r>
          <w:rPr>
            <w:color w:val="000000"/>
          </w:rPr>
          <w:t xml:space="preserve">Fox, D., Burgard, W., Dellaert, F., &amp; Thrun, S. (1999). Monte Carlo </w:t>
        </w:r>
        <w:proofErr w:type="spellStart"/>
        <w:r>
          <w:rPr>
            <w:color w:val="000000"/>
          </w:rPr>
          <w:t>localization</w:t>
        </w:r>
        <w:proofErr w:type="spellEnd"/>
        <w:r>
          <w:rPr>
            <w:color w:val="000000"/>
          </w:rPr>
          <w:t xml:space="preserve">: </w:t>
        </w:r>
        <w:proofErr w:type="spellStart"/>
        <w:r>
          <w:rPr>
            <w:color w:val="000000"/>
          </w:rPr>
          <w:t>Efficient</w:t>
        </w:r>
        <w:proofErr w:type="spellEnd"/>
        <w:r>
          <w:rPr>
            <w:color w:val="000000"/>
          </w:rPr>
          <w:t xml:space="preserve"> position </w:t>
        </w:r>
        <w:proofErr w:type="spellStart"/>
        <w:r>
          <w:rPr>
            <w:color w:val="000000"/>
          </w:rPr>
          <w:t>estimation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mobile</w:t>
        </w:r>
        <w:proofErr w:type="spellEnd"/>
        <w:r>
          <w:rPr>
            <w:color w:val="000000"/>
          </w:rPr>
          <w:t xml:space="preserve"> robots.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Sixteenth</w:t>
        </w:r>
        <w:proofErr w:type="spellEnd"/>
        <w:r>
          <w:rPr>
            <w:i/>
            <w:iCs/>
            <w:color w:val="000000"/>
          </w:rPr>
          <w:t xml:space="preserve"> </w:t>
        </w:r>
        <w:proofErr w:type="spellStart"/>
        <w:r>
          <w:rPr>
            <w:i/>
            <w:iCs/>
            <w:color w:val="000000"/>
          </w:rPr>
          <w:t>National</w:t>
        </w:r>
        <w:proofErr w:type="spellEnd"/>
        <w:r>
          <w:rPr>
            <w:i/>
            <w:iCs/>
            <w:color w:val="000000"/>
          </w:rPr>
          <w:t xml:space="preserve"> Conference </w:t>
        </w:r>
        <w:proofErr w:type="spellStart"/>
        <w:r>
          <w:rPr>
            <w:i/>
            <w:iCs/>
            <w:color w:val="000000"/>
          </w:rPr>
          <w:t>on</w:t>
        </w:r>
        <w:proofErr w:type="spellEnd"/>
        <w:r>
          <w:rPr>
            <w:i/>
            <w:iCs/>
            <w:color w:val="000000"/>
          </w:rPr>
          <w:t xml:space="preserve"> Artificial </w:t>
        </w:r>
        <w:proofErr w:type="spellStart"/>
        <w:r>
          <w:rPr>
            <w:i/>
            <w:iCs/>
            <w:color w:val="000000"/>
          </w:rPr>
          <w:t>Intelligence</w:t>
        </w:r>
        <w:proofErr w:type="spellEnd"/>
        <w:r>
          <w:rPr>
            <w:i/>
            <w:iCs/>
            <w:color w:val="000000"/>
          </w:rPr>
          <w:t xml:space="preserve"> (AAAI-99)</w:t>
        </w:r>
        <w:r>
          <w:rPr>
            <w:color w:val="000000"/>
          </w:rPr>
          <w:t xml:space="preserve"> (pp. 343–349). AAAI Press.</w:t>
        </w:r>
      </w:ins>
    </w:p>
    <w:p w14:paraId="29D9A3D2"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Fox, D., Burgard, W., &amp; Thrun, S. (1997). The </w:t>
      </w:r>
      <w:proofErr w:type="spellStart"/>
      <w:r>
        <w:rPr>
          <w:color w:val="000000"/>
        </w:rPr>
        <w:t>dynamic</w:t>
      </w:r>
      <w:proofErr w:type="spellEnd"/>
      <w:r>
        <w:rPr>
          <w:color w:val="000000"/>
        </w:rPr>
        <w:t xml:space="preserve"> </w:t>
      </w:r>
      <w:proofErr w:type="spellStart"/>
      <w:r>
        <w:rPr>
          <w:color w:val="000000"/>
        </w:rPr>
        <w:t>window</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collision</w:t>
      </w:r>
      <w:proofErr w:type="spellEnd"/>
      <w:r>
        <w:rPr>
          <w:color w:val="000000"/>
        </w:rPr>
        <w:t xml:space="preserve"> </w:t>
      </w:r>
      <w:proofErr w:type="spellStart"/>
      <w:r>
        <w:rPr>
          <w:color w:val="000000"/>
        </w:rPr>
        <w:t>avoidance</w:t>
      </w:r>
      <w:proofErr w:type="spellEnd"/>
      <w:r>
        <w:rPr>
          <w:color w:val="000000"/>
        </w:rPr>
        <w:t xml:space="preserve">. </w:t>
      </w:r>
      <w:r>
        <w:rPr>
          <w:i/>
          <w:iCs/>
          <w:color w:val="000000"/>
        </w:rPr>
        <w:t xml:space="preserve">IEEE </w:t>
      </w:r>
      <w:proofErr w:type="spellStart"/>
      <w:r>
        <w:rPr>
          <w:i/>
          <w:iCs/>
          <w:color w:val="000000"/>
        </w:rPr>
        <w:t>Robotics</w:t>
      </w:r>
      <w:proofErr w:type="spellEnd"/>
      <w:r>
        <w:rPr>
          <w:i/>
          <w:iCs/>
          <w:color w:val="000000"/>
        </w:rPr>
        <w:t xml:space="preserve"> &amp; </w:t>
      </w:r>
      <w:proofErr w:type="spellStart"/>
      <w:r>
        <w:rPr>
          <w:i/>
          <w:iCs/>
          <w:color w:val="000000"/>
        </w:rPr>
        <w:t>Automation</w:t>
      </w:r>
      <w:proofErr w:type="spellEnd"/>
      <w:r>
        <w:rPr>
          <w:i/>
          <w:iCs/>
          <w:color w:val="000000"/>
        </w:rPr>
        <w:t xml:space="preserve"> Magazine</w:t>
      </w:r>
      <w:r>
        <w:rPr>
          <w:color w:val="000000"/>
        </w:rPr>
        <w:t xml:space="preserve">, </w:t>
      </w:r>
      <w:r>
        <w:rPr>
          <w:i/>
          <w:iCs/>
          <w:color w:val="000000"/>
        </w:rPr>
        <w:t>4</w:t>
      </w:r>
      <w:r>
        <w:rPr>
          <w:color w:val="000000"/>
        </w:rPr>
        <w:t>(1), 23–33. https://doi.org/10.1109/100.580977</w:t>
      </w:r>
    </w:p>
    <w:p w14:paraId="1D6E68B0"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Grishchenko, I., Bazarevsky, V., Zanfir, A., </w:t>
      </w:r>
      <w:proofErr w:type="spellStart"/>
      <w:r>
        <w:rPr>
          <w:color w:val="000000"/>
        </w:rPr>
        <w:t>Bazavan</w:t>
      </w:r>
      <w:proofErr w:type="spellEnd"/>
      <w:r>
        <w:rPr>
          <w:color w:val="000000"/>
        </w:rPr>
        <w:t xml:space="preserve">, E. G., Zanfir, M., Yee, R., Raveendran, K., Zhdanovich, M., Grundmann, M., &amp; </w:t>
      </w:r>
      <w:proofErr w:type="spellStart"/>
      <w:r>
        <w:rPr>
          <w:color w:val="000000"/>
        </w:rPr>
        <w:t>Sminchisescu</w:t>
      </w:r>
      <w:proofErr w:type="spellEnd"/>
      <w:r>
        <w:rPr>
          <w:color w:val="000000"/>
        </w:rPr>
        <w:t xml:space="preserve">, C. (2022). </w:t>
      </w:r>
      <w:proofErr w:type="spellStart"/>
      <w:r>
        <w:rPr>
          <w:i/>
          <w:iCs/>
          <w:color w:val="000000"/>
        </w:rPr>
        <w:t>BlazePose</w:t>
      </w:r>
      <w:proofErr w:type="spellEnd"/>
      <w:r>
        <w:rPr>
          <w:i/>
          <w:iCs/>
          <w:color w:val="000000"/>
        </w:rPr>
        <w:t xml:space="preserve"> GHUM </w:t>
      </w:r>
      <w:proofErr w:type="spellStart"/>
      <w:r>
        <w:rPr>
          <w:i/>
          <w:iCs/>
          <w:color w:val="000000"/>
        </w:rPr>
        <w:t>holistic</w:t>
      </w:r>
      <w:proofErr w:type="spellEnd"/>
      <w:r>
        <w:rPr>
          <w:i/>
          <w:iCs/>
          <w:color w:val="000000"/>
        </w:rPr>
        <w:t xml:space="preserve">: Real-time 3D human </w:t>
      </w:r>
      <w:proofErr w:type="spellStart"/>
      <w:r>
        <w:rPr>
          <w:i/>
          <w:iCs/>
          <w:color w:val="000000"/>
        </w:rPr>
        <w:t>landmarks</w:t>
      </w:r>
      <w:proofErr w:type="spellEnd"/>
      <w:r>
        <w:rPr>
          <w:i/>
          <w:iCs/>
          <w:color w:val="000000"/>
        </w:rPr>
        <w:t xml:space="preserve"> and pose </w:t>
      </w:r>
      <w:proofErr w:type="spellStart"/>
      <w:r>
        <w:rPr>
          <w:i/>
          <w:iCs/>
          <w:color w:val="000000"/>
        </w:rPr>
        <w:t>estimation</w:t>
      </w:r>
      <w:proofErr w:type="spellEnd"/>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https://doi.org/10.48550/arXiv.2206.11678</w:t>
      </w:r>
    </w:p>
    <w:p w14:paraId="2FB2E0A9"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Guerrero-Higueras, Á. M., Álvarez-Aparicio, C., Calvo Olivera, M. C., Rodríguez-Lera, F. J., Fernández-Llamas, C., Martín Rico, F., &amp; </w:t>
      </w:r>
      <w:proofErr w:type="spellStart"/>
      <w:r>
        <w:rPr>
          <w:color w:val="000000"/>
        </w:rPr>
        <w:t>Matellán</w:t>
      </w:r>
      <w:proofErr w:type="spellEnd"/>
      <w:r>
        <w:rPr>
          <w:color w:val="000000"/>
        </w:rPr>
        <w:t xml:space="preserve">, V. (2019). Tracking </w:t>
      </w:r>
      <w:proofErr w:type="spellStart"/>
      <w:r>
        <w:rPr>
          <w:color w:val="000000"/>
        </w:rPr>
        <w:t>people</w:t>
      </w:r>
      <w:proofErr w:type="spellEnd"/>
      <w:r>
        <w:rPr>
          <w:color w:val="000000"/>
        </w:rPr>
        <w:t xml:space="preserve"> in a </w:t>
      </w:r>
      <w:proofErr w:type="spellStart"/>
      <w:r>
        <w:rPr>
          <w:color w:val="000000"/>
        </w:rPr>
        <w:t>mobile</w:t>
      </w:r>
      <w:proofErr w:type="spellEnd"/>
      <w:r>
        <w:rPr>
          <w:color w:val="000000"/>
        </w:rPr>
        <w:t xml:space="preserve"> robot </w:t>
      </w:r>
      <w:proofErr w:type="spellStart"/>
      <w:r>
        <w:rPr>
          <w:color w:val="000000"/>
        </w:rPr>
        <w:t>from</w:t>
      </w:r>
      <w:proofErr w:type="spellEnd"/>
      <w:r>
        <w:rPr>
          <w:color w:val="000000"/>
        </w:rPr>
        <w:t xml:space="preserve"> 2D LIDAR </w:t>
      </w:r>
      <w:proofErr w:type="spellStart"/>
      <w:r>
        <w:rPr>
          <w:color w:val="000000"/>
        </w:rPr>
        <w:t>scans</w:t>
      </w:r>
      <w:proofErr w:type="spellEnd"/>
      <w:r>
        <w:rPr>
          <w:color w:val="000000"/>
        </w:rPr>
        <w:t xml:space="preserve"> </w:t>
      </w:r>
      <w:proofErr w:type="spellStart"/>
      <w:r>
        <w:rPr>
          <w:color w:val="000000"/>
        </w:rPr>
        <w:t>using</w:t>
      </w:r>
      <w:proofErr w:type="spellEnd"/>
      <w:r>
        <w:rPr>
          <w:color w:val="000000"/>
        </w:rPr>
        <w:t xml:space="preserve"> full </w:t>
      </w:r>
      <w:proofErr w:type="spellStart"/>
      <w:r>
        <w:rPr>
          <w:color w:val="000000"/>
        </w:rPr>
        <w:t>convolutional</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security</w:t>
      </w:r>
      <w:proofErr w:type="spellEnd"/>
      <w:r>
        <w:rPr>
          <w:color w:val="000000"/>
        </w:rPr>
        <w:t xml:space="preserve"> in </w:t>
      </w:r>
      <w:proofErr w:type="spellStart"/>
      <w:r>
        <w:rPr>
          <w:color w:val="000000"/>
        </w:rPr>
        <w:t>cluttered</w:t>
      </w:r>
      <w:proofErr w:type="spellEnd"/>
      <w:r>
        <w:rPr>
          <w:color w:val="000000"/>
        </w:rPr>
        <w:t xml:space="preserve"> </w:t>
      </w:r>
      <w:proofErr w:type="spellStart"/>
      <w:r>
        <w:rPr>
          <w:color w:val="000000"/>
        </w:rPr>
        <w:t>environments</w:t>
      </w:r>
      <w:proofErr w:type="spellEnd"/>
      <w:r>
        <w:rPr>
          <w:color w:val="000000"/>
        </w:rPr>
        <w:t xml:space="preserve">. </w:t>
      </w:r>
      <w:proofErr w:type="spellStart"/>
      <w:r>
        <w:rPr>
          <w:i/>
          <w:iCs/>
          <w:color w:val="000000"/>
        </w:rPr>
        <w:t>Frontiers</w:t>
      </w:r>
      <w:proofErr w:type="spellEnd"/>
      <w:r>
        <w:rPr>
          <w:i/>
          <w:iCs/>
          <w:color w:val="000000"/>
        </w:rPr>
        <w:t xml:space="preserve"> in </w:t>
      </w:r>
      <w:proofErr w:type="spellStart"/>
      <w:r>
        <w:rPr>
          <w:i/>
          <w:iCs/>
          <w:color w:val="000000"/>
        </w:rPr>
        <w:t>Neurorobotics</w:t>
      </w:r>
      <w:proofErr w:type="spellEnd"/>
      <w:r>
        <w:rPr>
          <w:color w:val="000000"/>
        </w:rPr>
        <w:t xml:space="preserve">, </w:t>
      </w:r>
      <w:r>
        <w:rPr>
          <w:i/>
          <w:iCs/>
          <w:color w:val="000000"/>
        </w:rPr>
        <w:t>12</w:t>
      </w:r>
      <w:r>
        <w:rPr>
          <w:color w:val="000000"/>
        </w:rPr>
        <w:t xml:space="preserve">, </w:t>
      </w:r>
      <w:proofErr w:type="spellStart"/>
      <w:r>
        <w:rPr>
          <w:color w:val="000000"/>
        </w:rPr>
        <w:t>Article</w:t>
      </w:r>
      <w:proofErr w:type="spellEnd"/>
      <w:r>
        <w:rPr>
          <w:color w:val="000000"/>
        </w:rPr>
        <w:t xml:space="preserve"> 85. https://doi.org/10.3389/fnbot.2018.00085</w:t>
      </w:r>
    </w:p>
    <w:p w14:paraId="7C617A20" w14:textId="77777777" w:rsidR="0055485A" w:rsidRDefault="00000000">
      <w:pPr>
        <w:pBdr>
          <w:top w:val="nil"/>
          <w:left w:val="nil"/>
          <w:bottom w:val="nil"/>
          <w:right w:val="nil"/>
          <w:between w:val="nil"/>
        </w:pBdr>
        <w:spacing w:after="120" w:line="276" w:lineRule="auto"/>
        <w:ind w:left="720" w:hanging="720"/>
        <w:rPr>
          <w:ins w:id="1534" w:author="Claude" w:date="2026-10-14T12:00:00Z"/>
          <w:color w:val="000000"/>
        </w:rPr>
      </w:pPr>
      <w:ins w:id="1535" w:author="Claude" w:date="2026-10-14T12:00:00Z">
        <w:r>
          <w:rPr>
            <w:color w:val="000000"/>
          </w:rPr>
          <w:t xml:space="preserve">Kalman, R. E. (1960). A new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linear </w:t>
        </w:r>
        <w:proofErr w:type="spellStart"/>
        <w:r>
          <w:rPr>
            <w:color w:val="000000"/>
          </w:rPr>
          <w:t>filtering</w:t>
        </w:r>
        <w:proofErr w:type="spellEnd"/>
        <w:r>
          <w:rPr>
            <w:color w:val="000000"/>
          </w:rPr>
          <w:t xml:space="preserve"> and </w:t>
        </w:r>
        <w:proofErr w:type="spellStart"/>
        <w:r>
          <w:rPr>
            <w:color w:val="000000"/>
          </w:rPr>
          <w:t>prediction</w:t>
        </w:r>
        <w:proofErr w:type="spellEnd"/>
        <w:r>
          <w:rPr>
            <w:color w:val="000000"/>
          </w:rPr>
          <w:t xml:space="preserve"> </w:t>
        </w:r>
        <w:proofErr w:type="spellStart"/>
        <w:r>
          <w:rPr>
            <w:color w:val="000000"/>
          </w:rPr>
          <w:t>problems</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Basic </w:t>
        </w:r>
        <w:proofErr w:type="spellStart"/>
        <w:r>
          <w:rPr>
            <w:i/>
            <w:iCs/>
            <w:color w:val="000000"/>
          </w:rPr>
          <w:t>Engineering</w:t>
        </w:r>
        <w:proofErr w:type="spellEnd"/>
        <w:r>
          <w:rPr>
            <w:color w:val="000000"/>
          </w:rPr>
          <w:t xml:space="preserve">, </w:t>
        </w:r>
        <w:r>
          <w:rPr>
            <w:i/>
            <w:iCs/>
            <w:color w:val="000000"/>
          </w:rPr>
          <w:t>82</w:t>
        </w:r>
        <w:r>
          <w:rPr>
            <w:color w:val="000000"/>
          </w:rPr>
          <w:t>(1), 35–45. https://doi.org/10.1115/1.3662552</w:t>
        </w:r>
      </w:ins>
    </w:p>
    <w:p w14:paraId="42970972" w14:textId="77777777" w:rsidR="0055485A" w:rsidRDefault="00000000">
      <w:pPr>
        <w:pBdr>
          <w:top w:val="nil"/>
          <w:left w:val="nil"/>
          <w:bottom w:val="nil"/>
          <w:right w:val="nil"/>
          <w:between w:val="nil"/>
        </w:pBdr>
        <w:spacing w:after="120" w:line="276" w:lineRule="auto"/>
        <w:ind w:left="720" w:hanging="720"/>
        <w:rPr>
          <w:color w:val="000000"/>
        </w:rPr>
      </w:pPr>
      <w:proofErr w:type="spellStart"/>
      <w:r>
        <w:rPr>
          <w:color w:val="000000"/>
        </w:rPr>
        <w:t>Kitamoto</w:t>
      </w:r>
      <w:proofErr w:type="spellEnd"/>
      <w:r>
        <w:rPr>
          <w:color w:val="000000"/>
        </w:rPr>
        <w:t xml:space="preserve">, S., Hiroi, Y., Miyawaki, K., &amp; Ito, A. (2025). </w:t>
      </w:r>
      <w:proofErr w:type="spellStart"/>
      <w:r>
        <w:rPr>
          <w:color w:val="000000"/>
        </w:rPr>
        <w:t>Robust</w:t>
      </w:r>
      <w:proofErr w:type="spellEnd"/>
      <w:r>
        <w:rPr>
          <w:color w:val="000000"/>
        </w:rPr>
        <w:t xml:space="preserve"> human tracking </w:t>
      </w:r>
      <w:proofErr w:type="spellStart"/>
      <w:r>
        <w:rPr>
          <w:color w:val="000000"/>
        </w:rPr>
        <w:t>using</w:t>
      </w:r>
      <w:proofErr w:type="spellEnd"/>
      <w:r>
        <w:rPr>
          <w:color w:val="000000"/>
        </w:rPr>
        <w:t xml:space="preserve"> a 3D </w:t>
      </w:r>
      <w:proofErr w:type="spellStart"/>
      <w:r>
        <w:rPr>
          <w:color w:val="000000"/>
        </w:rPr>
        <w:t>LiDAR</w:t>
      </w:r>
      <w:proofErr w:type="spellEnd"/>
      <w:r>
        <w:rPr>
          <w:color w:val="000000"/>
        </w:rPr>
        <w:t xml:space="preserve"> and </w:t>
      </w:r>
      <w:proofErr w:type="spellStart"/>
      <w:r>
        <w:rPr>
          <w:color w:val="000000"/>
        </w:rPr>
        <w:t>point</w:t>
      </w:r>
      <w:proofErr w:type="spellEnd"/>
      <w:r>
        <w:rPr>
          <w:color w:val="000000"/>
        </w:rPr>
        <w:t xml:space="preserve"> </w:t>
      </w:r>
      <w:proofErr w:type="spellStart"/>
      <w:r>
        <w:rPr>
          <w:color w:val="000000"/>
        </w:rPr>
        <w:t>cloud</w:t>
      </w:r>
      <w:proofErr w:type="spellEnd"/>
      <w:r>
        <w:rPr>
          <w:color w:val="000000"/>
        </w:rPr>
        <w:t xml:space="preserve"> </w:t>
      </w:r>
      <w:proofErr w:type="spellStart"/>
      <w:r>
        <w:rPr>
          <w:color w:val="000000"/>
        </w:rPr>
        <w:t>projection</w:t>
      </w:r>
      <w:proofErr w:type="spellEnd"/>
      <w:r>
        <w:rPr>
          <w:color w:val="000000"/>
        </w:rPr>
        <w:t xml:space="preserve"> </w:t>
      </w:r>
      <w:proofErr w:type="spellStart"/>
      <w:r>
        <w:rPr>
          <w:color w:val="000000"/>
        </w:rPr>
        <w:t>for</w:t>
      </w:r>
      <w:proofErr w:type="spellEnd"/>
      <w:r>
        <w:rPr>
          <w:color w:val="000000"/>
        </w:rPr>
        <w:t xml:space="preserve"> human-</w:t>
      </w:r>
      <w:proofErr w:type="spellStart"/>
      <w:r>
        <w:rPr>
          <w:color w:val="000000"/>
        </w:rPr>
        <w:t>following</w:t>
      </w:r>
      <w:proofErr w:type="spellEnd"/>
      <w:r>
        <w:rPr>
          <w:color w:val="000000"/>
        </w:rPr>
        <w:t xml:space="preserve"> robots. </w:t>
      </w:r>
      <w:proofErr w:type="spellStart"/>
      <w:r>
        <w:rPr>
          <w:i/>
          <w:iCs/>
          <w:color w:val="000000"/>
        </w:rPr>
        <w:t>Sensors</w:t>
      </w:r>
      <w:proofErr w:type="spellEnd"/>
      <w:r>
        <w:rPr>
          <w:color w:val="000000"/>
        </w:rPr>
        <w:t xml:space="preserve">, </w:t>
      </w:r>
      <w:r>
        <w:rPr>
          <w:i/>
          <w:iCs/>
          <w:color w:val="000000"/>
        </w:rPr>
        <w:t>25</w:t>
      </w:r>
      <w:r>
        <w:rPr>
          <w:color w:val="000000"/>
        </w:rPr>
        <w:t xml:space="preserve">(6), </w:t>
      </w:r>
      <w:proofErr w:type="spellStart"/>
      <w:r>
        <w:rPr>
          <w:color w:val="000000"/>
        </w:rPr>
        <w:t>Article</w:t>
      </w:r>
      <w:proofErr w:type="spellEnd"/>
      <w:r>
        <w:rPr>
          <w:color w:val="000000"/>
        </w:rPr>
        <w:t xml:space="preserve"> 1754. https://doi.org/10.3390/s25061754</w:t>
      </w:r>
    </w:p>
    <w:p w14:paraId="375242F1"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Li, Z., Kou, D., Wang, Y., Li, W., Dong, Z., &amp; Zhang, L. (2026). Auto-</w:t>
      </w:r>
      <w:proofErr w:type="spellStart"/>
      <w:proofErr w:type="gramStart"/>
      <w:r>
        <w:rPr>
          <w:color w:val="000000"/>
        </w:rPr>
        <w:t>Follower</w:t>
      </w:r>
      <w:proofErr w:type="spellEnd"/>
      <w:proofErr w:type="gramEnd"/>
      <w:r>
        <w:rPr>
          <w:color w:val="000000"/>
        </w:rPr>
        <w:t xml:space="preserve">: A </w:t>
      </w:r>
      <w:proofErr w:type="spellStart"/>
      <w:r>
        <w:rPr>
          <w:color w:val="000000"/>
        </w:rPr>
        <w:t>person-following</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urban</w:t>
      </w:r>
      <w:proofErr w:type="spellEnd"/>
      <w:r>
        <w:rPr>
          <w:color w:val="000000"/>
        </w:rPr>
        <w:t xml:space="preserve"> Ackermann human–machine </w:t>
      </w:r>
      <w:proofErr w:type="spellStart"/>
      <w:r>
        <w:rPr>
          <w:color w:val="000000"/>
        </w:rPr>
        <w:t>collaborative</w:t>
      </w:r>
      <w:proofErr w:type="spellEnd"/>
      <w:r>
        <w:rPr>
          <w:color w:val="000000"/>
        </w:rPr>
        <w:t xml:space="preserve"> </w:t>
      </w:r>
      <w:proofErr w:type="spellStart"/>
      <w:r>
        <w:rPr>
          <w:color w:val="000000"/>
        </w:rPr>
        <w:t>robotics</w:t>
      </w:r>
      <w:proofErr w:type="spellEnd"/>
      <w:r>
        <w:rPr>
          <w:color w:val="000000"/>
        </w:rPr>
        <w:t xml:space="preserve">. </w:t>
      </w:r>
      <w:r>
        <w:rPr>
          <w:i/>
          <w:iCs/>
          <w:color w:val="000000"/>
        </w:rPr>
        <w:t xml:space="preserve">ACM </w:t>
      </w:r>
      <w:proofErr w:type="spellStart"/>
      <w:r>
        <w:rPr>
          <w:i/>
          <w:iCs/>
          <w:color w:val="000000"/>
        </w:rPr>
        <w:t>Transactions</w:t>
      </w:r>
      <w:proofErr w:type="spellEnd"/>
      <w:r>
        <w:rPr>
          <w:i/>
          <w:iCs/>
          <w:color w:val="000000"/>
        </w:rPr>
        <w:t xml:space="preserve"> </w:t>
      </w:r>
      <w:proofErr w:type="spellStart"/>
      <w:r>
        <w:rPr>
          <w:i/>
          <w:iCs/>
          <w:color w:val="000000"/>
        </w:rPr>
        <w:t>on</w:t>
      </w:r>
      <w:proofErr w:type="spellEnd"/>
      <w:r>
        <w:rPr>
          <w:i/>
          <w:iCs/>
          <w:color w:val="000000"/>
        </w:rPr>
        <w:t xml:space="preserve"> </w:t>
      </w:r>
      <w:proofErr w:type="spellStart"/>
      <w:r>
        <w:rPr>
          <w:i/>
          <w:iCs/>
          <w:color w:val="000000"/>
        </w:rPr>
        <w:t>Autonomous</w:t>
      </w:r>
      <w:proofErr w:type="spellEnd"/>
      <w:r>
        <w:rPr>
          <w:i/>
          <w:iCs/>
          <w:color w:val="000000"/>
        </w:rPr>
        <w:t xml:space="preserve"> and Adaptive </w:t>
      </w:r>
      <w:proofErr w:type="spellStart"/>
      <w:r>
        <w:rPr>
          <w:i/>
          <w:iCs/>
          <w:color w:val="000000"/>
        </w:rPr>
        <w:t>Systems</w:t>
      </w:r>
      <w:proofErr w:type="spellEnd"/>
      <w:r>
        <w:rPr>
          <w:color w:val="000000"/>
        </w:rPr>
        <w:t xml:space="preserve">, </w:t>
      </w:r>
      <w:proofErr w:type="spellStart"/>
      <w:r>
        <w:rPr>
          <w:color w:val="000000"/>
        </w:rPr>
        <w:t>Article</w:t>
      </w:r>
      <w:proofErr w:type="spellEnd"/>
      <w:r>
        <w:rPr>
          <w:color w:val="000000"/>
        </w:rPr>
        <w:t xml:space="preserve"> 3787977. https://doi.org/10.1145/3787977</w:t>
      </w:r>
    </w:p>
    <w:p w14:paraId="69DED9EF" w14:textId="77777777" w:rsidR="0055485A" w:rsidRDefault="00000000">
      <w:pPr>
        <w:pBdr>
          <w:top w:val="nil"/>
          <w:left w:val="nil"/>
          <w:bottom w:val="nil"/>
          <w:right w:val="nil"/>
          <w:between w:val="nil"/>
        </w:pBdr>
        <w:spacing w:after="120" w:line="276" w:lineRule="auto"/>
        <w:ind w:left="720" w:hanging="720"/>
        <w:rPr>
          <w:ins w:id="1536" w:author="Claude" w:date="2026-10-14T12:00:00Z"/>
          <w:color w:val="000000"/>
        </w:rPr>
      </w:pPr>
      <w:proofErr w:type="spellStart"/>
      <w:ins w:id="1537" w:author="Claude" w:date="2026-10-14T12:00:00Z">
        <w:r>
          <w:rPr>
            <w:color w:val="000000"/>
          </w:rPr>
          <w:lastRenderedPageBreak/>
          <w:t>Lugaresi</w:t>
        </w:r>
        <w:proofErr w:type="spellEnd"/>
        <w:r>
          <w:rPr>
            <w:color w:val="000000"/>
          </w:rPr>
          <w:t xml:space="preserve">, C., Tang, J., Nash, H., McClanahan, C., Uboweja, E., Hays, M., Zhang, F., Chang, C.-L., Yong, M. G., Lee, J., Chang, W.-T., Hua, W., Georg, M., &amp; Grundmann, M. (2019). </w:t>
        </w:r>
        <w:proofErr w:type="spellStart"/>
        <w:r>
          <w:rPr>
            <w:i/>
            <w:iCs/>
            <w:color w:val="000000"/>
          </w:rPr>
          <w:t>MediaPipe</w:t>
        </w:r>
        <w:proofErr w:type="spellEnd"/>
        <w:r>
          <w:rPr>
            <w:i/>
            <w:iCs/>
            <w:color w:val="000000"/>
          </w:rPr>
          <w:t xml:space="preserve">: A </w:t>
        </w:r>
        <w:proofErr w:type="spellStart"/>
        <w:r>
          <w:rPr>
            <w:i/>
            <w:iCs/>
            <w:color w:val="000000"/>
          </w:rPr>
          <w:t>framework</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perception</w:t>
        </w:r>
        <w:proofErr w:type="spellEnd"/>
        <w:r>
          <w:rPr>
            <w:i/>
            <w:iCs/>
            <w:color w:val="000000"/>
          </w:rPr>
          <w:t xml:space="preserve"> pipelines</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https://doi.org/10.48550/arXiv.1906.08172</w:t>
        </w:r>
      </w:ins>
    </w:p>
    <w:p w14:paraId="255BA37B"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Macenski, S., Foote, T., Gerkey, B., Lalancette, C., &amp; Woodall, W. (2022).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color w:val="000000"/>
        </w:rPr>
        <w:t>Design</w:t>
      </w:r>
      <w:proofErr w:type="spellEnd"/>
      <w:r>
        <w:rPr>
          <w:color w:val="000000"/>
        </w:rPr>
        <w:t xml:space="preserve">, </w:t>
      </w:r>
      <w:proofErr w:type="spellStart"/>
      <w:r>
        <w:rPr>
          <w:color w:val="000000"/>
        </w:rPr>
        <w:t>architecture</w:t>
      </w:r>
      <w:proofErr w:type="spellEnd"/>
      <w:r>
        <w:rPr>
          <w:color w:val="000000"/>
        </w:rPr>
        <w:t xml:space="preserve">, and uses in </w:t>
      </w:r>
      <w:proofErr w:type="spellStart"/>
      <w:r>
        <w:rPr>
          <w:color w:val="000000"/>
        </w:rPr>
        <w:t>the</w:t>
      </w:r>
      <w:proofErr w:type="spellEnd"/>
      <w:r>
        <w:rPr>
          <w:color w:val="000000"/>
        </w:rPr>
        <w:t xml:space="preserve"> wild. </w:t>
      </w:r>
      <w:proofErr w:type="spellStart"/>
      <w:r>
        <w:rPr>
          <w:i/>
          <w:iCs/>
          <w:color w:val="000000"/>
        </w:rPr>
        <w:t>Science</w:t>
      </w:r>
      <w:proofErr w:type="spellEnd"/>
      <w:r>
        <w:rPr>
          <w:i/>
          <w:iCs/>
          <w:color w:val="000000"/>
        </w:rPr>
        <w:t xml:space="preserve"> Robotics</w:t>
      </w:r>
      <w:r>
        <w:rPr>
          <w:color w:val="000000"/>
        </w:rPr>
        <w:t xml:space="preserve">, </w:t>
      </w:r>
      <w:r>
        <w:rPr>
          <w:i/>
          <w:iCs/>
          <w:color w:val="000000"/>
        </w:rPr>
        <w:t>7</w:t>
      </w:r>
      <w:r>
        <w:rPr>
          <w:color w:val="000000"/>
        </w:rPr>
        <w:t xml:space="preserve">(66), </w:t>
      </w:r>
      <w:proofErr w:type="spellStart"/>
      <w:r>
        <w:rPr>
          <w:color w:val="000000"/>
        </w:rPr>
        <w:t>Article</w:t>
      </w:r>
      <w:proofErr w:type="spellEnd"/>
      <w:r>
        <w:rPr>
          <w:color w:val="000000"/>
        </w:rPr>
        <w:t xml:space="preserve"> eabm6074. https://doi.org/10.1126/scirobotics.abm6074</w:t>
      </w:r>
    </w:p>
    <w:p w14:paraId="479B709D"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Macenski, S., &amp; Jambrecic, I. (2021). SLAM </w:t>
      </w:r>
      <w:proofErr w:type="spellStart"/>
      <w:r>
        <w:rPr>
          <w:color w:val="000000"/>
        </w:rPr>
        <w:t>Toolbox</w:t>
      </w:r>
      <w:proofErr w:type="spellEnd"/>
      <w:r>
        <w:rPr>
          <w:color w:val="000000"/>
        </w:rPr>
        <w:t xml:space="preserve">: SLAM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dynamic</w:t>
      </w:r>
      <w:proofErr w:type="spellEnd"/>
      <w:r>
        <w:rPr>
          <w:color w:val="000000"/>
        </w:rPr>
        <w:t xml:space="preserve"> </w:t>
      </w:r>
      <w:proofErr w:type="spellStart"/>
      <w:r>
        <w:rPr>
          <w:color w:val="000000"/>
        </w:rPr>
        <w:t>world</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Open </w:t>
      </w:r>
      <w:proofErr w:type="spellStart"/>
      <w:r>
        <w:rPr>
          <w:i/>
          <w:iCs/>
          <w:color w:val="000000"/>
        </w:rPr>
        <w:t>Source</w:t>
      </w:r>
      <w:proofErr w:type="spellEnd"/>
      <w:r>
        <w:rPr>
          <w:i/>
          <w:iCs/>
          <w:color w:val="000000"/>
        </w:rPr>
        <w:t xml:space="preserve"> Software</w:t>
      </w:r>
      <w:r>
        <w:rPr>
          <w:color w:val="000000"/>
        </w:rPr>
        <w:t xml:space="preserve">, </w:t>
      </w:r>
      <w:r>
        <w:rPr>
          <w:i/>
          <w:iCs/>
          <w:color w:val="000000"/>
        </w:rPr>
        <w:t>6</w:t>
      </w:r>
      <w:r>
        <w:rPr>
          <w:color w:val="000000"/>
        </w:rPr>
        <w:t xml:space="preserve">(61), </w:t>
      </w:r>
      <w:proofErr w:type="spellStart"/>
      <w:r>
        <w:rPr>
          <w:color w:val="000000"/>
        </w:rPr>
        <w:t>Article</w:t>
      </w:r>
      <w:proofErr w:type="spellEnd"/>
      <w:r>
        <w:rPr>
          <w:color w:val="000000"/>
        </w:rPr>
        <w:t xml:space="preserve"> 2783. https://doi.org/10.21105/joss.02783</w:t>
      </w:r>
    </w:p>
    <w:p w14:paraId="313C0317"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Macenski, S., Martín, F., White, R., &amp; Clavero, J. G. (2020). The </w:t>
      </w:r>
      <w:proofErr w:type="spellStart"/>
      <w:r>
        <w:rPr>
          <w:color w:val="000000"/>
        </w:rPr>
        <w:t>Marathon</w:t>
      </w:r>
      <w:proofErr w:type="spellEnd"/>
      <w:r>
        <w:rPr>
          <w:color w:val="000000"/>
        </w:rPr>
        <w:t xml:space="preserve"> 2: A </w:t>
      </w:r>
      <w:proofErr w:type="spellStart"/>
      <w:r>
        <w:rPr>
          <w:color w:val="000000"/>
        </w:rPr>
        <w:t>navigation</w:t>
      </w:r>
      <w:proofErr w:type="spellEnd"/>
      <w:r>
        <w:rPr>
          <w:color w:val="000000"/>
        </w:rPr>
        <w:t xml:space="preserve"> </w:t>
      </w:r>
      <w:proofErr w:type="spellStart"/>
      <w:r>
        <w:rPr>
          <w:color w:val="000000"/>
        </w:rPr>
        <w:t>system</w:t>
      </w:r>
      <w:proofErr w:type="spellEnd"/>
      <w:r>
        <w:rPr>
          <w:color w:val="000000"/>
        </w:rPr>
        <w:t xml:space="preserve">. In </w:t>
      </w:r>
      <w:r>
        <w:rPr>
          <w:i/>
          <w:iCs/>
          <w:color w:val="000000"/>
        </w:rPr>
        <w:t xml:space="preserve">2020 IEEE/RSJ International Conference </w:t>
      </w:r>
      <w:proofErr w:type="spellStart"/>
      <w:r>
        <w:rPr>
          <w:i/>
          <w:iCs/>
          <w:color w:val="000000"/>
        </w:rPr>
        <w:t>on</w:t>
      </w:r>
      <w:proofErr w:type="spellEnd"/>
      <w:r>
        <w:rPr>
          <w:i/>
          <w:iCs/>
          <w:color w:val="000000"/>
        </w:rPr>
        <w:t xml:space="preserve"> </w:t>
      </w:r>
      <w:proofErr w:type="spellStart"/>
      <w:r>
        <w:rPr>
          <w:i/>
          <w:iCs/>
          <w:color w:val="000000"/>
        </w:rPr>
        <w:t>Intelligent</w:t>
      </w:r>
      <w:proofErr w:type="spellEnd"/>
      <w:r>
        <w:rPr>
          <w:i/>
          <w:iCs/>
          <w:color w:val="000000"/>
        </w:rPr>
        <w:t xml:space="preserve"> Robots and </w:t>
      </w:r>
      <w:proofErr w:type="spellStart"/>
      <w:r>
        <w:rPr>
          <w:i/>
          <w:iCs/>
          <w:color w:val="000000"/>
        </w:rPr>
        <w:t>Systems</w:t>
      </w:r>
      <w:proofErr w:type="spellEnd"/>
      <w:r>
        <w:rPr>
          <w:i/>
          <w:iCs/>
          <w:color w:val="000000"/>
        </w:rPr>
        <w:t xml:space="preserve"> (IROS)</w:t>
      </w:r>
      <w:r>
        <w:rPr>
          <w:color w:val="000000"/>
        </w:rPr>
        <w:t xml:space="preserve"> (pp. 2718–2725). https://doi.org/10.1109/IROS45743.2020.9341207</w:t>
      </w:r>
    </w:p>
    <w:p w14:paraId="664F4AD7"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Macenski, S., Moore, T., Lu, D. V., Merzlyakov, A., &amp; Ferguson, M. (2023). From </w:t>
      </w:r>
      <w:proofErr w:type="spellStart"/>
      <w:r>
        <w:rPr>
          <w:color w:val="000000"/>
        </w:rPr>
        <w:t>the</w:t>
      </w:r>
      <w:proofErr w:type="spellEnd"/>
      <w:r>
        <w:rPr>
          <w:color w:val="000000"/>
        </w:rPr>
        <w:t xml:space="preserve"> </w:t>
      </w:r>
      <w:proofErr w:type="spellStart"/>
      <w:r>
        <w:rPr>
          <w:color w:val="000000"/>
        </w:rPr>
        <w:t>desks</w:t>
      </w:r>
      <w:proofErr w:type="spellEnd"/>
      <w:r>
        <w:rPr>
          <w:color w:val="000000"/>
        </w:rPr>
        <w:t xml:space="preserve"> </w:t>
      </w:r>
      <w:proofErr w:type="spellStart"/>
      <w:r>
        <w:rPr>
          <w:color w:val="000000"/>
        </w:rPr>
        <w:t>of</w:t>
      </w:r>
      <w:proofErr w:type="spellEnd"/>
      <w:r>
        <w:rPr>
          <w:color w:val="000000"/>
        </w:rPr>
        <w:t xml:space="preserve"> ROS </w:t>
      </w:r>
      <w:proofErr w:type="spellStart"/>
      <w:r>
        <w:rPr>
          <w:color w:val="000000"/>
        </w:rPr>
        <w:t>maintainers</w:t>
      </w:r>
      <w:proofErr w:type="spellEnd"/>
      <w:r>
        <w:rPr>
          <w:color w:val="000000"/>
        </w:rPr>
        <w:t xml:space="preserve">: A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modern</w:t>
      </w:r>
      <w:proofErr w:type="spellEnd"/>
      <w:r>
        <w:rPr>
          <w:color w:val="000000"/>
        </w:rPr>
        <w:t xml:space="preserve"> &amp; </w:t>
      </w:r>
      <w:proofErr w:type="spellStart"/>
      <w:r>
        <w:rPr>
          <w:color w:val="000000"/>
        </w:rPr>
        <w:t>capable</w:t>
      </w:r>
      <w:proofErr w:type="spellEnd"/>
      <w:r>
        <w:rPr>
          <w:color w:val="000000"/>
        </w:rPr>
        <w:t xml:space="preserve"> </w:t>
      </w:r>
      <w:proofErr w:type="spellStart"/>
      <w:r>
        <w:rPr>
          <w:color w:val="000000"/>
        </w:rPr>
        <w:t>mobile</w:t>
      </w:r>
      <w:proofErr w:type="spellEnd"/>
      <w:r>
        <w:rPr>
          <w:color w:val="000000"/>
        </w:rPr>
        <w:t xml:space="preserve"> </w:t>
      </w:r>
      <w:proofErr w:type="spellStart"/>
      <w:r>
        <w:rPr>
          <w:color w:val="000000"/>
        </w:rPr>
        <w:t>robotics</w:t>
      </w:r>
      <w:proofErr w:type="spellEnd"/>
      <w:r>
        <w:rPr>
          <w:color w:val="000000"/>
        </w:rPr>
        <w:t xml:space="preserve"> </w:t>
      </w:r>
      <w:proofErr w:type="spellStart"/>
      <w:r>
        <w:rPr>
          <w:color w:val="000000"/>
        </w:rPr>
        <w:t>algorithms</w:t>
      </w:r>
      <w:proofErr w:type="spellEnd"/>
      <w:r>
        <w:rPr>
          <w:color w:val="000000"/>
        </w:rPr>
        <w:t xml:space="preserve"> in </w:t>
      </w:r>
      <w:proofErr w:type="spellStart"/>
      <w:r>
        <w:rPr>
          <w:color w:val="000000"/>
        </w:rPr>
        <w:t>the</w:t>
      </w:r>
      <w:proofErr w:type="spellEnd"/>
      <w:r>
        <w:rPr>
          <w:color w:val="000000"/>
        </w:rPr>
        <w:t xml:space="preserve">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i/>
          <w:iCs/>
          <w:color w:val="000000"/>
        </w:rPr>
        <w:t>Robotics</w:t>
      </w:r>
      <w:proofErr w:type="spellEnd"/>
      <w:r>
        <w:rPr>
          <w:i/>
          <w:iCs/>
          <w:color w:val="000000"/>
        </w:rPr>
        <w:t xml:space="preserve"> and </w:t>
      </w:r>
      <w:proofErr w:type="spellStart"/>
      <w:r>
        <w:rPr>
          <w:i/>
          <w:iCs/>
          <w:color w:val="000000"/>
        </w:rPr>
        <w:t>Autonomous</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168</w:t>
      </w:r>
      <w:r>
        <w:rPr>
          <w:color w:val="000000"/>
        </w:rPr>
        <w:t xml:space="preserve">, </w:t>
      </w:r>
      <w:proofErr w:type="spellStart"/>
      <w:r>
        <w:rPr>
          <w:color w:val="000000"/>
        </w:rPr>
        <w:t>Article</w:t>
      </w:r>
      <w:proofErr w:type="spellEnd"/>
      <w:r>
        <w:rPr>
          <w:color w:val="000000"/>
        </w:rPr>
        <w:t xml:space="preserve"> 104493. https://doi.org/10.1016/j.robot.2023.104493</w:t>
      </w:r>
    </w:p>
    <w:p w14:paraId="0AF710DF"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Minase, Y., &amp; Tanaka, K. (2026). </w:t>
      </w:r>
      <w:r>
        <w:rPr>
          <w:i/>
          <w:iCs/>
          <w:color w:val="000000"/>
        </w:rPr>
        <w:t>A dual-</w:t>
      </w:r>
      <w:proofErr w:type="spellStart"/>
      <w:r>
        <w:rPr>
          <w:i/>
          <w:iCs/>
          <w:color w:val="000000"/>
        </w:rPr>
        <w:t>stream</w:t>
      </w:r>
      <w:proofErr w:type="spellEnd"/>
      <w:r>
        <w:rPr>
          <w:i/>
          <w:iCs/>
          <w:color w:val="000000"/>
        </w:rPr>
        <w:t xml:space="preserve"> </w:t>
      </w:r>
      <w:proofErr w:type="spellStart"/>
      <w:r>
        <w:rPr>
          <w:i/>
          <w:iCs/>
          <w:color w:val="000000"/>
        </w:rPr>
        <w:t>transformer</w:t>
      </w:r>
      <w:proofErr w:type="spellEnd"/>
      <w:r>
        <w:rPr>
          <w:i/>
          <w:iCs/>
          <w:color w:val="000000"/>
        </w:rPr>
        <w:t xml:space="preserve"> </w:t>
      </w:r>
      <w:proofErr w:type="spellStart"/>
      <w:r>
        <w:rPr>
          <w:i/>
          <w:iCs/>
          <w:color w:val="000000"/>
        </w:rPr>
        <w:t>architecture</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illumination-invariant</w:t>
      </w:r>
      <w:proofErr w:type="spellEnd"/>
      <w:r>
        <w:rPr>
          <w:i/>
          <w:iCs/>
          <w:color w:val="000000"/>
        </w:rPr>
        <w:t xml:space="preserve"> TIR-</w:t>
      </w:r>
      <w:proofErr w:type="spellStart"/>
      <w:r>
        <w:rPr>
          <w:i/>
          <w:iCs/>
          <w:color w:val="000000"/>
        </w:rPr>
        <w:t>LiDAR</w:t>
      </w:r>
      <w:proofErr w:type="spellEnd"/>
      <w:r>
        <w:rPr>
          <w:i/>
          <w:iCs/>
          <w:color w:val="000000"/>
        </w:rPr>
        <w:t xml:space="preserve"> </w:t>
      </w:r>
      <w:proofErr w:type="spellStart"/>
      <w:r>
        <w:rPr>
          <w:i/>
          <w:iCs/>
          <w:color w:val="000000"/>
        </w:rPr>
        <w:t>person</w:t>
      </w:r>
      <w:proofErr w:type="spellEnd"/>
      <w:r>
        <w:rPr>
          <w:i/>
          <w:iCs/>
          <w:color w:val="000000"/>
        </w:rPr>
        <w:t xml:space="preserve"> tracking</w:t>
      </w:r>
      <w:r>
        <w:rPr>
          <w:color w:val="000000"/>
        </w:rPr>
        <w:t xml:space="preserve"> [</w:t>
      </w:r>
      <w:proofErr w:type="spellStart"/>
      <w:r>
        <w:rPr>
          <w:color w:val="000000"/>
        </w:rPr>
        <w:t>Preprint</w:t>
      </w:r>
      <w:proofErr w:type="spellEnd"/>
      <w:r>
        <w:rPr>
          <w:color w:val="000000"/>
        </w:rPr>
        <w:t xml:space="preserve">]. </w:t>
      </w:r>
      <w:proofErr w:type="spellStart"/>
      <w:r>
        <w:rPr>
          <w:color w:val="000000"/>
        </w:rPr>
        <w:t>arXiv</w:t>
      </w:r>
      <w:proofErr w:type="spellEnd"/>
      <w:r>
        <w:rPr>
          <w:color w:val="000000"/>
        </w:rPr>
        <w:t>. https://doi.org/10.48550/arXiv.2604.00363</w:t>
      </w:r>
    </w:p>
    <w:p w14:paraId="434EEAAB" w14:textId="77777777" w:rsidR="0055485A" w:rsidRDefault="00000000">
      <w:pPr>
        <w:pBdr>
          <w:top w:val="nil"/>
          <w:left w:val="nil"/>
          <w:bottom w:val="nil"/>
          <w:right w:val="nil"/>
          <w:between w:val="nil"/>
        </w:pBdr>
        <w:spacing w:after="120" w:line="276" w:lineRule="auto"/>
        <w:ind w:left="720" w:hanging="720"/>
        <w:rPr>
          <w:ins w:id="1538" w:author="Claude" w:date="2026-10-14T12:00:00Z"/>
          <w:color w:val="000000"/>
        </w:rPr>
      </w:pPr>
      <w:ins w:id="1539" w:author="Claude" w:date="2026-10-14T12:00:00Z">
        <w:r>
          <w:rPr>
            <w:color w:val="000000"/>
          </w:rPr>
          <w:t xml:space="preserve">Muñoz Rovira, J. (2026). </w:t>
        </w:r>
        <w:proofErr w:type="spellStart"/>
        <w:r>
          <w:rPr>
            <w:i/>
            <w:iCs/>
            <w:color w:val="000000"/>
          </w:rPr>
          <w:t>person_</w:t>
        </w:r>
        <w:proofErr w:type="gramStart"/>
        <w:r>
          <w:rPr>
            <w:i/>
            <w:iCs/>
            <w:color w:val="000000"/>
          </w:rPr>
          <w:t>follower</w:t>
        </w:r>
        <w:proofErr w:type="spellEnd"/>
        <w:proofErr w:type="gramEnd"/>
        <w:r>
          <w:rPr>
            <w:i/>
            <w:iCs/>
            <w:color w:val="000000"/>
          </w:rPr>
          <w:t xml:space="preserve">: Sistema de seguimiento de personas y navegación autónoma para </w:t>
        </w:r>
        <w:proofErr w:type="spellStart"/>
        <w:r>
          <w:rPr>
            <w:i/>
            <w:iCs/>
            <w:color w:val="000000"/>
          </w:rPr>
          <w:t>TurtleBot</w:t>
        </w:r>
        <w:proofErr w:type="spellEnd"/>
        <w:r>
          <w:rPr>
            <w:i/>
            <w:iCs/>
            <w:color w:val="000000"/>
          </w:rPr>
          <w:t xml:space="preserve"> 2 (ROS 2)</w:t>
        </w:r>
        <w:r>
          <w:rPr>
            <w:color w:val="000000"/>
          </w:rPr>
          <w:t xml:space="preserve"> [Software]. GitHub. https://github.com/juanitomuro1999/TFM_JUAN</w:t>
        </w:r>
      </w:ins>
    </w:p>
    <w:p w14:paraId="458D69AD" w14:textId="77777777" w:rsidR="0055485A" w:rsidRDefault="00000000">
      <w:pPr>
        <w:pBdr>
          <w:top w:val="nil"/>
          <w:left w:val="nil"/>
          <w:bottom w:val="nil"/>
          <w:right w:val="nil"/>
          <w:between w:val="nil"/>
        </w:pBdr>
        <w:spacing w:after="120" w:line="276" w:lineRule="auto"/>
        <w:ind w:left="720" w:hanging="720"/>
        <w:rPr>
          <w:ins w:id="1540" w:author="Claude" w:date="2026-10-14T12:00:00Z"/>
          <w:color w:val="000000"/>
        </w:rPr>
      </w:pPr>
      <w:ins w:id="1541" w:author="Claude" w:date="2026-10-14T12:00:00Z">
        <w:r>
          <w:rPr>
            <w:color w:val="000000"/>
          </w:rPr>
          <w:t xml:space="preserve">Open </w:t>
        </w:r>
        <w:proofErr w:type="spellStart"/>
        <w:r>
          <w:rPr>
            <w:color w:val="000000"/>
          </w:rPr>
          <w:t>Robotics</w:t>
        </w:r>
        <w:proofErr w:type="spellEnd"/>
        <w:r>
          <w:rPr>
            <w:color w:val="000000"/>
          </w:rPr>
          <w:t xml:space="preserve">. (s. f.). </w:t>
        </w:r>
        <w:proofErr w:type="spellStart"/>
        <w:r>
          <w:rPr>
            <w:i/>
            <w:iCs/>
            <w:color w:val="000000"/>
          </w:rPr>
          <w:t>TurtleBot</w:t>
        </w:r>
        <w:proofErr w:type="spellEnd"/>
        <w:r>
          <w:rPr>
            <w:i/>
            <w:iCs/>
            <w:color w:val="000000"/>
          </w:rPr>
          <w:t xml:space="preserve"> 2</w:t>
        </w:r>
        <w:r>
          <w:rPr>
            <w:color w:val="000000"/>
          </w:rPr>
          <w:t>. Recuperado el 14 de octubre de 2026, de https://www.turtlebot.com/turtlebot2/</w:t>
        </w:r>
      </w:ins>
    </w:p>
    <w:p w14:paraId="5D1BFD98"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Sarmento, J., Neves dos Santos, F., Silva Aguiar, A., Filipe, V., &amp; Valente, A. (2024). </w:t>
      </w:r>
      <w:proofErr w:type="spellStart"/>
      <w:r>
        <w:rPr>
          <w:color w:val="000000"/>
        </w:rPr>
        <w:t>Fusion</w:t>
      </w:r>
      <w:proofErr w:type="spellEnd"/>
      <w:r>
        <w:rPr>
          <w:color w:val="000000"/>
        </w:rPr>
        <w:t xml:space="preserve"> </w:t>
      </w:r>
      <w:proofErr w:type="spellStart"/>
      <w:r>
        <w:rPr>
          <w:color w:val="000000"/>
        </w:rPr>
        <w:t>of</w:t>
      </w:r>
      <w:proofErr w:type="spellEnd"/>
      <w:r>
        <w:rPr>
          <w:color w:val="000000"/>
        </w:rPr>
        <w:t xml:space="preserve"> time-</w:t>
      </w:r>
      <w:proofErr w:type="spellStart"/>
      <w:r>
        <w:rPr>
          <w:color w:val="000000"/>
        </w:rPr>
        <w:t>of</w:t>
      </w:r>
      <w:proofErr w:type="spellEnd"/>
      <w:r>
        <w:rPr>
          <w:color w:val="000000"/>
        </w:rPr>
        <w:t>-</w:t>
      </w:r>
      <w:proofErr w:type="spellStart"/>
      <w:r>
        <w:rPr>
          <w:color w:val="000000"/>
        </w:rPr>
        <w:t>flight</w:t>
      </w:r>
      <w:proofErr w:type="spellEnd"/>
      <w:r>
        <w:rPr>
          <w:color w:val="000000"/>
        </w:rPr>
        <w:t xml:space="preserve"> </w:t>
      </w:r>
      <w:proofErr w:type="spellStart"/>
      <w:r>
        <w:rPr>
          <w:color w:val="000000"/>
        </w:rPr>
        <w:t>based</w:t>
      </w:r>
      <w:proofErr w:type="spellEnd"/>
      <w:r>
        <w:rPr>
          <w:color w:val="000000"/>
        </w:rPr>
        <w:t xml:space="preserve"> </w:t>
      </w:r>
      <w:proofErr w:type="spellStart"/>
      <w:r>
        <w:rPr>
          <w:color w:val="000000"/>
        </w:rPr>
        <w:t>sensors</w:t>
      </w:r>
      <w:proofErr w:type="spellEnd"/>
      <w:r>
        <w:rPr>
          <w:color w:val="000000"/>
        </w:rPr>
        <w:t xml:space="preserve"> </w:t>
      </w:r>
      <w:proofErr w:type="spellStart"/>
      <w:r>
        <w:rPr>
          <w:color w:val="000000"/>
        </w:rPr>
        <w:t>with</w:t>
      </w:r>
      <w:proofErr w:type="spellEnd"/>
      <w:r>
        <w:rPr>
          <w:color w:val="000000"/>
        </w:rPr>
        <w:t xml:space="preserve"> monocular cameras </w:t>
      </w:r>
      <w:proofErr w:type="spellStart"/>
      <w:r>
        <w:rPr>
          <w:color w:val="000000"/>
        </w:rPr>
        <w:t>for</w:t>
      </w:r>
      <w:proofErr w:type="spellEnd"/>
      <w:r>
        <w:rPr>
          <w:color w:val="000000"/>
        </w:rPr>
        <w:t xml:space="preserve"> a </w:t>
      </w:r>
      <w:proofErr w:type="spellStart"/>
      <w:r>
        <w:rPr>
          <w:color w:val="000000"/>
        </w:rPr>
        <w:t>robotic</w:t>
      </w:r>
      <w:proofErr w:type="spellEnd"/>
      <w:r>
        <w:rPr>
          <w:color w:val="000000"/>
        </w:rPr>
        <w:t xml:space="preserve"> </w:t>
      </w:r>
      <w:proofErr w:type="spellStart"/>
      <w:r>
        <w:rPr>
          <w:color w:val="000000"/>
        </w:rPr>
        <w:t>person</w:t>
      </w:r>
      <w:proofErr w:type="spellEnd"/>
      <w:r>
        <w:rPr>
          <w:color w:val="000000"/>
        </w:rPr>
        <w:t xml:space="preserve"> </w:t>
      </w:r>
      <w:proofErr w:type="spellStart"/>
      <w:proofErr w:type="gramStart"/>
      <w:r>
        <w:rPr>
          <w:color w:val="000000"/>
        </w:rPr>
        <w:t>follower</w:t>
      </w:r>
      <w:proofErr w:type="spellEnd"/>
      <w:proofErr w:type="gram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Intelligent</w:t>
      </w:r>
      <w:proofErr w:type="spellEnd"/>
      <w:r>
        <w:rPr>
          <w:i/>
          <w:iCs/>
          <w:color w:val="000000"/>
        </w:rPr>
        <w:t xml:space="preserve"> &amp; </w:t>
      </w:r>
      <w:proofErr w:type="spellStart"/>
      <w:r>
        <w:rPr>
          <w:i/>
          <w:iCs/>
          <w:color w:val="000000"/>
        </w:rPr>
        <w:t>Robotic</w:t>
      </w:r>
      <w:proofErr w:type="spellEnd"/>
      <w:r>
        <w:rPr>
          <w:i/>
          <w:iCs/>
          <w:color w:val="000000"/>
        </w:rPr>
        <w:t xml:space="preserve"> </w:t>
      </w:r>
      <w:proofErr w:type="spellStart"/>
      <w:r>
        <w:rPr>
          <w:i/>
          <w:iCs/>
          <w:color w:val="000000"/>
        </w:rPr>
        <w:t>Systems</w:t>
      </w:r>
      <w:proofErr w:type="spellEnd"/>
      <w:r>
        <w:rPr>
          <w:color w:val="000000"/>
        </w:rPr>
        <w:t xml:space="preserve">, </w:t>
      </w:r>
      <w:r>
        <w:rPr>
          <w:i/>
          <w:iCs/>
          <w:color w:val="000000"/>
        </w:rPr>
        <w:t>110</w:t>
      </w:r>
      <w:r>
        <w:rPr>
          <w:color w:val="000000"/>
        </w:rPr>
        <w:t xml:space="preserve">(1), </w:t>
      </w:r>
      <w:proofErr w:type="spellStart"/>
      <w:r>
        <w:rPr>
          <w:color w:val="000000"/>
        </w:rPr>
        <w:t>Article</w:t>
      </w:r>
      <w:proofErr w:type="spellEnd"/>
      <w:r>
        <w:rPr>
          <w:color w:val="000000"/>
        </w:rPr>
        <w:t xml:space="preserve"> 30. https://doi.org/10.1007/s10846-023-02037-4</w:t>
      </w:r>
    </w:p>
    <w:p w14:paraId="15DC91B4"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Schulz, D., Burgard, W., Fox, D., &amp; Cremers, A. B. (2003). People tracking </w:t>
      </w:r>
      <w:proofErr w:type="spellStart"/>
      <w:r>
        <w:rPr>
          <w:color w:val="000000"/>
        </w:rPr>
        <w:t>with</w:t>
      </w:r>
      <w:proofErr w:type="spellEnd"/>
      <w:r>
        <w:rPr>
          <w:color w:val="000000"/>
        </w:rPr>
        <w:t xml:space="preserve"> </w:t>
      </w:r>
      <w:proofErr w:type="spellStart"/>
      <w:r>
        <w:rPr>
          <w:color w:val="000000"/>
        </w:rPr>
        <w:t>mobile</w:t>
      </w:r>
      <w:proofErr w:type="spellEnd"/>
      <w:r>
        <w:rPr>
          <w:color w:val="000000"/>
        </w:rPr>
        <w:t xml:space="preserve"> robots </w:t>
      </w:r>
      <w:proofErr w:type="spellStart"/>
      <w:r>
        <w:rPr>
          <w:color w:val="000000"/>
        </w:rPr>
        <w:t>using</w:t>
      </w:r>
      <w:proofErr w:type="spellEnd"/>
      <w:r>
        <w:rPr>
          <w:color w:val="000000"/>
        </w:rPr>
        <w:t xml:space="preserve"> </w:t>
      </w:r>
      <w:proofErr w:type="spellStart"/>
      <w:r>
        <w:rPr>
          <w:color w:val="000000"/>
        </w:rPr>
        <w:t>sample-based</w:t>
      </w:r>
      <w:proofErr w:type="spellEnd"/>
      <w:r>
        <w:rPr>
          <w:color w:val="000000"/>
        </w:rPr>
        <w:t xml:space="preserve"> </w:t>
      </w:r>
      <w:proofErr w:type="spellStart"/>
      <w:r>
        <w:rPr>
          <w:color w:val="000000"/>
        </w:rPr>
        <w:t>joint</w:t>
      </w:r>
      <w:proofErr w:type="spellEnd"/>
      <w:r>
        <w:rPr>
          <w:color w:val="000000"/>
        </w:rPr>
        <w:t xml:space="preserve"> </w:t>
      </w:r>
      <w:proofErr w:type="spellStart"/>
      <w:r>
        <w:rPr>
          <w:color w:val="000000"/>
        </w:rPr>
        <w:t>probabilistic</w:t>
      </w:r>
      <w:proofErr w:type="spellEnd"/>
      <w:r>
        <w:rPr>
          <w:color w:val="000000"/>
        </w:rPr>
        <w:t xml:space="preserve"> data </w:t>
      </w:r>
      <w:proofErr w:type="spellStart"/>
      <w:r>
        <w:rPr>
          <w:color w:val="000000"/>
        </w:rPr>
        <w:t>association</w:t>
      </w:r>
      <w:proofErr w:type="spellEnd"/>
      <w:r>
        <w:rPr>
          <w:color w:val="000000"/>
        </w:rPr>
        <w:t xml:space="preserve"> </w:t>
      </w:r>
      <w:proofErr w:type="spellStart"/>
      <w:r>
        <w:rPr>
          <w:color w:val="000000"/>
        </w:rPr>
        <w:t>filters</w:t>
      </w:r>
      <w:proofErr w:type="spellEnd"/>
      <w:r>
        <w:rPr>
          <w:color w:val="000000"/>
        </w:rPr>
        <w:t xml:space="preserve">. </w:t>
      </w:r>
      <w:r>
        <w:rPr>
          <w:i/>
          <w:iCs/>
          <w:color w:val="000000"/>
        </w:rPr>
        <w:t xml:space="preserve">The International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Robotics</w:t>
      </w:r>
      <w:proofErr w:type="spellEnd"/>
      <w:r>
        <w:rPr>
          <w:i/>
          <w:iCs/>
          <w:color w:val="000000"/>
        </w:rPr>
        <w:t xml:space="preserve"> </w:t>
      </w:r>
      <w:proofErr w:type="spellStart"/>
      <w:r>
        <w:rPr>
          <w:i/>
          <w:iCs/>
          <w:color w:val="000000"/>
        </w:rPr>
        <w:t>Research</w:t>
      </w:r>
      <w:proofErr w:type="spellEnd"/>
      <w:r>
        <w:rPr>
          <w:color w:val="000000"/>
        </w:rPr>
        <w:t xml:space="preserve">, </w:t>
      </w:r>
      <w:r>
        <w:rPr>
          <w:i/>
          <w:iCs/>
          <w:color w:val="000000"/>
        </w:rPr>
        <w:t>22</w:t>
      </w:r>
      <w:r>
        <w:rPr>
          <w:color w:val="000000"/>
        </w:rPr>
        <w:t>(2), 99–116. https://doi.org/10.1177/0278364903022002002</w:t>
      </w:r>
    </w:p>
    <w:p w14:paraId="49CE65EE" w14:textId="77777777" w:rsidR="0055485A" w:rsidRDefault="00000000">
      <w:pPr>
        <w:pBdr>
          <w:top w:val="nil"/>
          <w:left w:val="nil"/>
          <w:bottom w:val="nil"/>
          <w:right w:val="nil"/>
          <w:between w:val="nil"/>
        </w:pBdr>
        <w:spacing w:after="120" w:line="276" w:lineRule="auto"/>
        <w:ind w:left="720" w:hanging="720"/>
        <w:rPr>
          <w:ins w:id="1542" w:author="Claude" w:date="2026-10-14T12:00:00Z"/>
          <w:color w:val="000000"/>
        </w:rPr>
      </w:pPr>
      <w:proofErr w:type="spellStart"/>
      <w:ins w:id="1543" w:author="Claude" w:date="2026-10-14T12:00:00Z">
        <w:r>
          <w:rPr>
            <w:color w:val="000000"/>
          </w:rPr>
          <w:t>Slamtec</w:t>
        </w:r>
        <w:proofErr w:type="spellEnd"/>
        <w:r>
          <w:rPr>
            <w:color w:val="000000"/>
          </w:rPr>
          <w:t xml:space="preserve">. (s. f.). </w:t>
        </w:r>
        <w:r>
          <w:rPr>
            <w:i/>
            <w:iCs/>
            <w:color w:val="000000"/>
          </w:rPr>
          <w:t xml:space="preserve">RPLIDAR A2: </w:t>
        </w:r>
        <w:proofErr w:type="spellStart"/>
        <w:r>
          <w:rPr>
            <w:i/>
            <w:iCs/>
            <w:color w:val="000000"/>
          </w:rPr>
          <w:t>Introduction</w:t>
        </w:r>
        <w:proofErr w:type="spellEnd"/>
        <w:r>
          <w:rPr>
            <w:i/>
            <w:iCs/>
            <w:color w:val="000000"/>
          </w:rPr>
          <w:t xml:space="preserve"> and </w:t>
        </w:r>
        <w:proofErr w:type="spellStart"/>
        <w:r>
          <w:rPr>
            <w:i/>
            <w:iCs/>
            <w:color w:val="000000"/>
          </w:rPr>
          <w:t>datasheet</w:t>
        </w:r>
        <w:proofErr w:type="spellEnd"/>
        <w:r>
          <w:rPr>
            <w:i/>
            <w:iCs/>
            <w:color w:val="000000"/>
          </w:rPr>
          <w:t xml:space="preserve"> (</w:t>
        </w:r>
        <w:proofErr w:type="spellStart"/>
        <w:r>
          <w:rPr>
            <w:i/>
            <w:iCs/>
            <w:color w:val="000000"/>
          </w:rPr>
          <w:t>model</w:t>
        </w:r>
        <w:proofErr w:type="spellEnd"/>
        <w:r>
          <w:rPr>
            <w:i/>
            <w:iCs/>
            <w:color w:val="000000"/>
          </w:rPr>
          <w:t xml:space="preserve"> A2M8)</w:t>
        </w:r>
        <w:r>
          <w:rPr>
            <w:color w:val="000000"/>
          </w:rPr>
          <w:t xml:space="preserve">. </w:t>
        </w:r>
        <w:proofErr w:type="spellStart"/>
        <w:r>
          <w:rPr>
            <w:color w:val="000000"/>
          </w:rPr>
          <w:t>Shanghai</w:t>
        </w:r>
        <w:proofErr w:type="spellEnd"/>
        <w:r>
          <w:rPr>
            <w:color w:val="000000"/>
          </w:rPr>
          <w:t xml:space="preserve"> </w:t>
        </w:r>
        <w:proofErr w:type="spellStart"/>
        <w:r>
          <w:rPr>
            <w:color w:val="000000"/>
          </w:rPr>
          <w:t>Slamtec</w:t>
        </w:r>
        <w:proofErr w:type="spellEnd"/>
        <w:r>
          <w:rPr>
            <w:color w:val="000000"/>
          </w:rPr>
          <w:t xml:space="preserve"> Co., Ltd.</w:t>
        </w:r>
      </w:ins>
    </w:p>
    <w:p w14:paraId="0E293681" w14:textId="77777777" w:rsidR="0055485A" w:rsidRDefault="00000000">
      <w:pPr>
        <w:pBdr>
          <w:top w:val="nil"/>
          <w:left w:val="nil"/>
          <w:bottom w:val="nil"/>
          <w:right w:val="nil"/>
          <w:between w:val="nil"/>
        </w:pBdr>
        <w:spacing w:after="120" w:line="276" w:lineRule="auto"/>
        <w:ind w:left="720" w:hanging="720"/>
        <w:rPr>
          <w:ins w:id="1544" w:author="Claude" w:date="2026-10-14T12:00:00Z"/>
          <w:color w:val="000000"/>
        </w:rPr>
      </w:pPr>
      <w:ins w:id="1545" w:author="Claude" w:date="2026-10-14T12:00:00Z">
        <w:r>
          <w:rPr>
            <w:color w:val="000000"/>
          </w:rPr>
          <w:t xml:space="preserve">Thrun, S., Burgard, W., &amp; Fox, D. (2005). </w:t>
        </w:r>
        <w:proofErr w:type="spellStart"/>
        <w:r>
          <w:rPr>
            <w:i/>
            <w:iCs/>
            <w:color w:val="000000"/>
          </w:rPr>
          <w:t>Probabilistic</w:t>
        </w:r>
        <w:proofErr w:type="spellEnd"/>
        <w:r>
          <w:rPr>
            <w:i/>
            <w:iCs/>
            <w:color w:val="000000"/>
          </w:rPr>
          <w:t xml:space="preserve"> </w:t>
        </w:r>
        <w:proofErr w:type="spellStart"/>
        <w:r>
          <w:rPr>
            <w:i/>
            <w:iCs/>
            <w:color w:val="000000"/>
          </w:rPr>
          <w:t>robotics</w:t>
        </w:r>
        <w:proofErr w:type="spellEnd"/>
        <w:r>
          <w:rPr>
            <w:color w:val="000000"/>
          </w:rPr>
          <w:t>. MIT Press.</w:t>
        </w:r>
      </w:ins>
    </w:p>
    <w:p w14:paraId="5E1C9A93"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Urrea, C., &amp; Agramonte, R. (2021). Kalman </w:t>
      </w:r>
      <w:proofErr w:type="spellStart"/>
      <w:r>
        <w:rPr>
          <w:color w:val="000000"/>
        </w:rPr>
        <w:t>filter</w:t>
      </w:r>
      <w:proofErr w:type="spellEnd"/>
      <w:r>
        <w:rPr>
          <w:color w:val="000000"/>
        </w:rPr>
        <w:t xml:space="preserve">: </w:t>
      </w:r>
      <w:proofErr w:type="spellStart"/>
      <w:r>
        <w:rPr>
          <w:color w:val="000000"/>
        </w:rPr>
        <w:t>Historical</w:t>
      </w:r>
      <w:proofErr w:type="spellEnd"/>
      <w:r>
        <w:rPr>
          <w:color w:val="000000"/>
        </w:rPr>
        <w:t xml:space="preserve"> </w:t>
      </w:r>
      <w:proofErr w:type="spellStart"/>
      <w:r>
        <w:rPr>
          <w:color w:val="000000"/>
        </w:rPr>
        <w:t>overview</w:t>
      </w:r>
      <w:proofErr w:type="spellEnd"/>
      <w:r>
        <w:rPr>
          <w:color w:val="000000"/>
        </w:rPr>
        <w:t xml:space="preserve"> and </w:t>
      </w:r>
      <w:proofErr w:type="spellStart"/>
      <w:r>
        <w:rPr>
          <w:color w:val="000000"/>
        </w:rPr>
        <w:t>review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its</w:t>
      </w:r>
      <w:proofErr w:type="spellEnd"/>
      <w:r>
        <w:rPr>
          <w:color w:val="000000"/>
        </w:rPr>
        <w:t xml:space="preserve"> use in </w:t>
      </w:r>
      <w:proofErr w:type="spellStart"/>
      <w:r>
        <w:rPr>
          <w:color w:val="000000"/>
        </w:rPr>
        <w:t>robotics</w:t>
      </w:r>
      <w:proofErr w:type="spellEnd"/>
      <w:r>
        <w:rPr>
          <w:color w:val="000000"/>
        </w:rPr>
        <w:t xml:space="preserve"> 60 </w:t>
      </w:r>
      <w:proofErr w:type="spellStart"/>
      <w:r>
        <w:rPr>
          <w:color w:val="000000"/>
        </w:rPr>
        <w:t>years</w:t>
      </w:r>
      <w:proofErr w:type="spellEnd"/>
      <w:r>
        <w:rPr>
          <w:color w:val="000000"/>
        </w:rPr>
        <w:t xml:space="preserve"> after </w:t>
      </w:r>
      <w:proofErr w:type="spellStart"/>
      <w:r>
        <w:rPr>
          <w:color w:val="000000"/>
        </w:rPr>
        <w:t>its</w:t>
      </w:r>
      <w:proofErr w:type="spellEnd"/>
      <w:r>
        <w:rPr>
          <w:color w:val="000000"/>
        </w:rPr>
        <w:t xml:space="preserve"> </w:t>
      </w:r>
      <w:proofErr w:type="spellStart"/>
      <w:r>
        <w:rPr>
          <w:color w:val="000000"/>
        </w:rPr>
        <w:t>creation</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Sensors</w:t>
      </w:r>
      <w:proofErr w:type="spellEnd"/>
      <w:r>
        <w:rPr>
          <w:color w:val="000000"/>
        </w:rPr>
        <w:t xml:space="preserve">, </w:t>
      </w:r>
      <w:r>
        <w:rPr>
          <w:i/>
          <w:iCs/>
          <w:color w:val="000000"/>
        </w:rPr>
        <w:t>2021</w:t>
      </w:r>
      <w:r>
        <w:rPr>
          <w:color w:val="000000"/>
        </w:rPr>
        <w:t xml:space="preserve">, </w:t>
      </w:r>
      <w:proofErr w:type="spellStart"/>
      <w:r>
        <w:rPr>
          <w:color w:val="000000"/>
        </w:rPr>
        <w:t>Article</w:t>
      </w:r>
      <w:proofErr w:type="spellEnd"/>
      <w:r>
        <w:rPr>
          <w:color w:val="000000"/>
        </w:rPr>
        <w:t xml:space="preserve"> 9674015. https://doi.org/10.1155/2021/9674015</w:t>
      </w:r>
    </w:p>
    <w:p w14:paraId="0A62DD96"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Wang, X., Shen, H., </w:t>
      </w:r>
      <w:proofErr w:type="spellStart"/>
      <w:r>
        <w:rPr>
          <w:color w:val="000000"/>
        </w:rPr>
        <w:t>Yu</w:t>
      </w:r>
      <w:proofErr w:type="spellEnd"/>
      <w:r>
        <w:rPr>
          <w:color w:val="000000"/>
        </w:rPr>
        <w:t xml:space="preserve">, H., Guo, J., &amp; Wei, X. (2022). Hand and </w:t>
      </w:r>
      <w:proofErr w:type="spellStart"/>
      <w:r>
        <w:rPr>
          <w:color w:val="000000"/>
        </w:rPr>
        <w:t>arm</w:t>
      </w:r>
      <w:proofErr w:type="spellEnd"/>
      <w:r>
        <w:rPr>
          <w:color w:val="000000"/>
        </w:rPr>
        <w:t xml:space="preserve"> </w:t>
      </w:r>
      <w:proofErr w:type="spellStart"/>
      <w:r>
        <w:rPr>
          <w:color w:val="000000"/>
        </w:rPr>
        <w:t>gesture-based</w:t>
      </w:r>
      <w:proofErr w:type="spellEnd"/>
      <w:r>
        <w:rPr>
          <w:color w:val="000000"/>
        </w:rPr>
        <w:t xml:space="preserve"> human-robot </w:t>
      </w:r>
      <w:proofErr w:type="spellStart"/>
      <w:r>
        <w:rPr>
          <w:color w:val="000000"/>
        </w:rPr>
        <w:t>interaction</w:t>
      </w:r>
      <w:proofErr w:type="spellEnd"/>
      <w:r>
        <w:rPr>
          <w:color w:val="000000"/>
        </w:rPr>
        <w:t xml:space="preserve">: A </w:t>
      </w:r>
      <w:proofErr w:type="spellStart"/>
      <w:r>
        <w:rPr>
          <w:color w:val="000000"/>
        </w:rPr>
        <w:t>review</w:t>
      </w:r>
      <w:proofErr w:type="spellEnd"/>
      <w:r>
        <w:rPr>
          <w:color w:val="000000"/>
        </w:rPr>
        <w:t xml:space="preserve">. In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6th International Conference </w:t>
      </w:r>
      <w:proofErr w:type="spellStart"/>
      <w:r>
        <w:rPr>
          <w:i/>
          <w:iCs/>
          <w:color w:val="000000"/>
        </w:rPr>
        <w:t>on</w:t>
      </w:r>
      <w:proofErr w:type="spellEnd"/>
      <w:r>
        <w:rPr>
          <w:i/>
          <w:iCs/>
          <w:color w:val="000000"/>
        </w:rPr>
        <w:t xml:space="preserve"> </w:t>
      </w:r>
      <w:proofErr w:type="spellStart"/>
      <w:r>
        <w:rPr>
          <w:i/>
          <w:iCs/>
          <w:color w:val="000000"/>
        </w:rPr>
        <w:t>Algorithms</w:t>
      </w:r>
      <w:proofErr w:type="spellEnd"/>
      <w:r>
        <w:rPr>
          <w:i/>
          <w:iCs/>
          <w:color w:val="000000"/>
        </w:rPr>
        <w:t xml:space="preserve">, Computing and </w:t>
      </w:r>
      <w:proofErr w:type="spellStart"/>
      <w:r>
        <w:rPr>
          <w:i/>
          <w:iCs/>
          <w:color w:val="000000"/>
        </w:rPr>
        <w:t>Systems</w:t>
      </w:r>
      <w:proofErr w:type="spellEnd"/>
      <w:r>
        <w:rPr>
          <w:color w:val="000000"/>
        </w:rPr>
        <w:t xml:space="preserve"> (pp. 1–7). </w:t>
      </w:r>
      <w:proofErr w:type="spellStart"/>
      <w:r>
        <w:rPr>
          <w:color w:val="000000"/>
        </w:rPr>
        <w:t>Association</w:t>
      </w:r>
      <w:proofErr w:type="spellEnd"/>
      <w:r>
        <w:rPr>
          <w:color w:val="000000"/>
        </w:rPr>
        <w:t xml:space="preserve"> </w:t>
      </w:r>
      <w:proofErr w:type="spellStart"/>
      <w:r>
        <w:rPr>
          <w:color w:val="000000"/>
        </w:rPr>
        <w:t>for</w:t>
      </w:r>
      <w:proofErr w:type="spellEnd"/>
      <w:r>
        <w:rPr>
          <w:color w:val="000000"/>
        </w:rPr>
        <w:t xml:space="preserve"> Computing </w:t>
      </w:r>
      <w:proofErr w:type="spellStart"/>
      <w:r>
        <w:rPr>
          <w:color w:val="000000"/>
        </w:rPr>
        <w:t>Machinery</w:t>
      </w:r>
      <w:proofErr w:type="spellEnd"/>
      <w:r>
        <w:rPr>
          <w:color w:val="000000"/>
        </w:rPr>
        <w:t>. https://doi.org/10.1145/3564982.3564996</w:t>
      </w:r>
    </w:p>
    <w:p w14:paraId="0DDB715A"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lastRenderedPageBreak/>
        <w:t xml:space="preserve">Yao, H., Peng, J., Liao, Z., Zhao, R., &amp; </w:t>
      </w:r>
      <w:proofErr w:type="spellStart"/>
      <w:r>
        <w:rPr>
          <w:color w:val="000000"/>
        </w:rPr>
        <w:t>Dai</w:t>
      </w:r>
      <w:proofErr w:type="spellEnd"/>
      <w:r>
        <w:rPr>
          <w:color w:val="000000"/>
        </w:rPr>
        <w:t xml:space="preserve">, H. (2023). </w:t>
      </w:r>
      <w:proofErr w:type="spellStart"/>
      <w:r>
        <w:rPr>
          <w:color w:val="000000"/>
        </w:rPr>
        <w:t>Leg</w:t>
      </w:r>
      <w:proofErr w:type="spellEnd"/>
      <w:r>
        <w:rPr>
          <w:color w:val="000000"/>
        </w:rPr>
        <w:t xml:space="preserve"> </w:t>
      </w:r>
      <w:proofErr w:type="spellStart"/>
      <w:r>
        <w:rPr>
          <w:color w:val="000000"/>
        </w:rPr>
        <w:t>detection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socially</w:t>
      </w:r>
      <w:proofErr w:type="spellEnd"/>
      <w:r>
        <w:rPr>
          <w:color w:val="000000"/>
        </w:rPr>
        <w:t xml:space="preserve"> </w:t>
      </w:r>
      <w:proofErr w:type="spellStart"/>
      <w:r>
        <w:rPr>
          <w:color w:val="000000"/>
        </w:rPr>
        <w:t>assistive</w:t>
      </w:r>
      <w:proofErr w:type="spellEnd"/>
      <w:r>
        <w:rPr>
          <w:color w:val="000000"/>
        </w:rPr>
        <w:t xml:space="preserve"> robots: </w:t>
      </w:r>
      <w:proofErr w:type="spellStart"/>
      <w:r>
        <w:rPr>
          <w:color w:val="000000"/>
        </w:rPr>
        <w:t>Differentiating</w:t>
      </w:r>
      <w:proofErr w:type="spellEnd"/>
      <w:r>
        <w:rPr>
          <w:color w:val="000000"/>
        </w:rPr>
        <w:t xml:space="preserve"> </w:t>
      </w:r>
      <w:proofErr w:type="spellStart"/>
      <w:r>
        <w:rPr>
          <w:color w:val="000000"/>
        </w:rPr>
        <w:t>multiple</w:t>
      </w:r>
      <w:proofErr w:type="spellEnd"/>
      <w:r>
        <w:rPr>
          <w:color w:val="000000"/>
        </w:rPr>
        <w:t xml:space="preserve"> targets </w:t>
      </w:r>
      <w:proofErr w:type="spellStart"/>
      <w:r>
        <w:rPr>
          <w:color w:val="000000"/>
        </w:rPr>
        <w:t>with</w:t>
      </w:r>
      <w:proofErr w:type="spellEnd"/>
      <w:r>
        <w:rPr>
          <w:color w:val="000000"/>
        </w:rPr>
        <w:t xml:space="preserve"> 2D </w:t>
      </w:r>
      <w:proofErr w:type="spellStart"/>
      <w:r>
        <w:rPr>
          <w:color w:val="000000"/>
        </w:rPr>
        <w:t>LiDAR</w:t>
      </w:r>
      <w:proofErr w:type="spellEnd"/>
      <w:r>
        <w:rPr>
          <w:color w:val="000000"/>
        </w:rPr>
        <w:t xml:space="preserve">. In F. </w:t>
      </w:r>
      <w:proofErr w:type="spellStart"/>
      <w:r>
        <w:rPr>
          <w:color w:val="000000"/>
        </w:rPr>
        <w:t>Sun</w:t>
      </w:r>
      <w:proofErr w:type="spellEnd"/>
      <w:r>
        <w:rPr>
          <w:color w:val="000000"/>
        </w:rPr>
        <w:t xml:space="preserve">, Q. Meng, Z. Fu, &amp; B. Fang (Eds.), </w:t>
      </w:r>
      <w:r>
        <w:rPr>
          <w:i/>
          <w:iCs/>
          <w:color w:val="000000"/>
        </w:rPr>
        <w:t xml:space="preserve">Cognitive </w:t>
      </w:r>
      <w:proofErr w:type="spellStart"/>
      <w:r>
        <w:rPr>
          <w:i/>
          <w:iCs/>
          <w:color w:val="000000"/>
        </w:rPr>
        <w:t>systems</w:t>
      </w:r>
      <w:proofErr w:type="spellEnd"/>
      <w:r>
        <w:rPr>
          <w:i/>
          <w:iCs/>
          <w:color w:val="000000"/>
        </w:rPr>
        <w:t xml:space="preserve"> and </w:t>
      </w:r>
      <w:proofErr w:type="spellStart"/>
      <w:r>
        <w:rPr>
          <w:i/>
          <w:iCs/>
          <w:color w:val="000000"/>
        </w:rPr>
        <w:t>information</w:t>
      </w:r>
      <w:proofErr w:type="spellEnd"/>
      <w:r>
        <w:rPr>
          <w:i/>
          <w:iCs/>
          <w:color w:val="000000"/>
        </w:rPr>
        <w:t xml:space="preserve"> </w:t>
      </w:r>
      <w:proofErr w:type="spellStart"/>
      <w:r>
        <w:rPr>
          <w:i/>
          <w:iCs/>
          <w:color w:val="000000"/>
        </w:rPr>
        <w:t>processing</w:t>
      </w:r>
      <w:proofErr w:type="spellEnd"/>
      <w:r>
        <w:rPr>
          <w:color w:val="000000"/>
        </w:rPr>
        <w:t xml:space="preserve"> (</w:t>
      </w:r>
      <w:proofErr w:type="spellStart"/>
      <w:r>
        <w:rPr>
          <w:color w:val="000000"/>
        </w:rPr>
        <w:t>Communications</w:t>
      </w:r>
      <w:proofErr w:type="spellEnd"/>
      <w:r>
        <w:rPr>
          <w:color w:val="000000"/>
        </w:rPr>
        <w:t xml:space="preserve"> in </w:t>
      </w:r>
      <w:proofErr w:type="spellStart"/>
      <w:r>
        <w:rPr>
          <w:color w:val="000000"/>
        </w:rPr>
        <w:t>Computer</w:t>
      </w:r>
      <w:proofErr w:type="spellEnd"/>
      <w:r>
        <w:rPr>
          <w:color w:val="000000"/>
        </w:rPr>
        <w:t xml:space="preserve"> and </w:t>
      </w:r>
      <w:proofErr w:type="spellStart"/>
      <w:r>
        <w:rPr>
          <w:color w:val="000000"/>
        </w:rPr>
        <w:t>Information</w:t>
      </w:r>
      <w:proofErr w:type="spellEnd"/>
      <w:r>
        <w:rPr>
          <w:color w:val="000000"/>
        </w:rPr>
        <w:t xml:space="preserve"> </w:t>
      </w:r>
      <w:proofErr w:type="spellStart"/>
      <w:r>
        <w:rPr>
          <w:color w:val="000000"/>
        </w:rPr>
        <w:t>Science</w:t>
      </w:r>
      <w:proofErr w:type="spellEnd"/>
      <w:r>
        <w:rPr>
          <w:color w:val="000000"/>
        </w:rPr>
        <w:t xml:space="preserve">, pp. 87–103). Springer Nature </w:t>
      </w:r>
      <w:proofErr w:type="spellStart"/>
      <w:r>
        <w:rPr>
          <w:color w:val="000000"/>
        </w:rPr>
        <w:t>Singapore</w:t>
      </w:r>
      <w:proofErr w:type="spellEnd"/>
      <w:r>
        <w:rPr>
          <w:color w:val="000000"/>
        </w:rPr>
        <w:t>. https://doi.org/10.1007/978-981-99-8018-5_7</w:t>
      </w:r>
    </w:p>
    <w:p w14:paraId="36984377" w14:textId="77777777" w:rsidR="0055485A" w:rsidRDefault="00000000">
      <w:pPr>
        <w:pBdr>
          <w:top w:val="nil"/>
          <w:left w:val="nil"/>
          <w:bottom w:val="nil"/>
          <w:right w:val="nil"/>
          <w:between w:val="nil"/>
        </w:pBdr>
        <w:spacing w:after="120" w:line="276" w:lineRule="auto"/>
        <w:ind w:left="720" w:hanging="720"/>
        <w:rPr>
          <w:color w:val="000000"/>
        </w:rPr>
      </w:pPr>
      <w:r>
        <w:rPr>
          <w:color w:val="000000"/>
        </w:rPr>
        <w:t xml:space="preserve">Zhang, G., Su, J., Zhang, S., </w:t>
      </w:r>
      <w:proofErr w:type="spellStart"/>
      <w:r>
        <w:rPr>
          <w:color w:val="000000"/>
        </w:rPr>
        <w:t>Qi</w:t>
      </w:r>
      <w:proofErr w:type="spellEnd"/>
      <w:r>
        <w:rPr>
          <w:color w:val="000000"/>
        </w:rPr>
        <w:t xml:space="preserve">, J., Hou, Z., &amp; Lin, Q. (2025). </w:t>
      </w:r>
      <w:proofErr w:type="spellStart"/>
      <w:r>
        <w:rPr>
          <w:color w:val="000000"/>
        </w:rPr>
        <w:t>Research</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learning-based</w:t>
      </w:r>
      <w:proofErr w:type="spellEnd"/>
      <w:r>
        <w:rPr>
          <w:color w:val="000000"/>
        </w:rPr>
        <w:t xml:space="preserve"> human–robot </w:t>
      </w:r>
      <w:proofErr w:type="spellStart"/>
      <w:r>
        <w:rPr>
          <w:color w:val="000000"/>
        </w:rPr>
        <w:t>static</w:t>
      </w:r>
      <w:proofErr w:type="spellEnd"/>
      <w:r>
        <w:rPr>
          <w:color w:val="000000"/>
        </w:rPr>
        <w:t>/</w:t>
      </w:r>
      <w:proofErr w:type="spellStart"/>
      <w:r>
        <w:rPr>
          <w:color w:val="000000"/>
        </w:rPr>
        <w:t>dynamic</w:t>
      </w:r>
      <w:proofErr w:type="spellEnd"/>
      <w:r>
        <w:rPr>
          <w:color w:val="000000"/>
        </w:rPr>
        <w:t xml:space="preserve"> </w:t>
      </w:r>
      <w:proofErr w:type="spellStart"/>
      <w:r>
        <w:rPr>
          <w:color w:val="000000"/>
        </w:rPr>
        <w:t>gesture-driven</w:t>
      </w:r>
      <w:proofErr w:type="spellEnd"/>
      <w:r>
        <w:rPr>
          <w:color w:val="000000"/>
        </w:rPr>
        <w:t xml:space="preserve"> control </w:t>
      </w:r>
      <w:proofErr w:type="spellStart"/>
      <w:r>
        <w:rPr>
          <w:color w:val="000000"/>
        </w:rPr>
        <w:t>framework</w:t>
      </w:r>
      <w:proofErr w:type="spellEnd"/>
      <w:r>
        <w:rPr>
          <w:color w:val="000000"/>
        </w:rPr>
        <w:t xml:space="preserve">. </w:t>
      </w:r>
      <w:proofErr w:type="spellStart"/>
      <w:r>
        <w:rPr>
          <w:i/>
          <w:iCs/>
          <w:color w:val="000000"/>
        </w:rPr>
        <w:t>Sensors</w:t>
      </w:r>
      <w:proofErr w:type="spellEnd"/>
      <w:r>
        <w:rPr>
          <w:color w:val="000000"/>
        </w:rPr>
        <w:t xml:space="preserve">, </w:t>
      </w:r>
      <w:r>
        <w:rPr>
          <w:i/>
          <w:iCs/>
          <w:color w:val="000000"/>
        </w:rPr>
        <w:t>25</w:t>
      </w:r>
      <w:r>
        <w:rPr>
          <w:color w:val="000000"/>
        </w:rPr>
        <w:t xml:space="preserve">(23), </w:t>
      </w:r>
      <w:proofErr w:type="spellStart"/>
      <w:r>
        <w:rPr>
          <w:color w:val="000000"/>
        </w:rPr>
        <w:t>Article</w:t>
      </w:r>
      <w:proofErr w:type="spellEnd"/>
      <w:r>
        <w:rPr>
          <w:color w:val="000000"/>
        </w:rPr>
        <w:t xml:space="preserve"> 7203. https://doi.org/10.3390/s25237203</w:t>
      </w:r>
    </w:p>
    <w:p w14:paraId="0A6107CC" w14:textId="77777777" w:rsidR="0055485A" w:rsidRDefault="00000000">
      <w:pPr>
        <w:pStyle w:val="Ttulo1"/>
        <w:spacing w:before="240" w:after="160"/>
        <w:jc w:val="center"/>
      </w:pPr>
      <w:r>
        <w:t>Apéndice A — Uso de herramientas de inteligencia artificial</w:t>
      </w:r>
    </w:p>
    <w:p w14:paraId="4774CF3C" w14:textId="77777777" w:rsidR="0055485A" w:rsidRDefault="00000000">
      <w:pPr>
        <w:pStyle w:val="Ttulo2"/>
        <w:spacing w:before="240" w:after="80"/>
      </w:pPr>
      <w:r>
        <w:t>A.1 Declaración de uso</w:t>
      </w:r>
    </w:p>
    <w:p w14:paraId="673F1E7D" w14:textId="77777777" w:rsidR="0055485A" w:rsidRDefault="00000000">
      <w:pPr>
        <w:spacing w:after="120" w:line="276" w:lineRule="auto"/>
        <w:jc w:val="both"/>
      </w:pPr>
      <w:r>
        <w:t xml:space="preserve">En el desarrollo de este TFM se han utilizado herramientas de inteligencia artificial como apoyo técnico, </w:t>
      </w:r>
      <w:del w:id="1546" w:author="Claude" w:date="2026-10-14T12:00:00Z">
        <w:r>
          <w:delText>más o menos como se usaría</w:delText>
        </w:r>
      </w:del>
      <w:ins w:id="1547" w:author="Claude" w:date="2026-10-14T12:00:00Z">
        <w:r>
          <w:t>de forma análoga a</w:t>
        </w:r>
      </w:ins>
      <w:r>
        <w:t xml:space="preserve"> un buscador avanzado o</w:t>
      </w:r>
      <w:ins w:id="1548" w:author="Claude" w:date="2026-10-14T12:00:00Z">
        <w:r>
          <w:t xml:space="preserve"> a</w:t>
        </w:r>
      </w:ins>
      <w:r>
        <w:t xml:space="preserve"> una herramienta de documentación automática.</w:t>
      </w:r>
    </w:p>
    <w:p w14:paraId="7B819E9D" w14:textId="77777777" w:rsidR="0055485A" w:rsidRDefault="00000000">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6AEDAE2" w14:textId="77777777" w:rsidR="0055485A" w:rsidRDefault="00000000">
      <w:pPr>
        <w:pStyle w:val="Ttulo2"/>
        <w:spacing w:before="240" w:after="80"/>
      </w:pPr>
      <w:r>
        <w:t>A.2 Herramientas utilizadas</w:t>
      </w:r>
    </w:p>
    <w:p w14:paraId="6D0FCEAA" w14:textId="77777777" w:rsidR="0055485A" w:rsidRDefault="00000000">
      <w:pPr>
        <w:pStyle w:val="Ttulo3"/>
        <w:spacing w:before="160" w:after="60"/>
      </w:pPr>
      <w:r>
        <w:t xml:space="preserve">A.2.1 Asistente de inteligencia artificial conversacional (Claude, </w:t>
      </w:r>
      <w:proofErr w:type="spellStart"/>
      <w:r>
        <w:t>Anthropic</w:t>
      </w:r>
      <w:proofErr w:type="spellEnd"/>
      <w:r>
        <w:t>)</w:t>
      </w:r>
    </w:p>
    <w:p w14:paraId="1278434D" w14:textId="77777777" w:rsidR="0055485A" w:rsidRDefault="00000000">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2ABA980C" w14:textId="77777777" w:rsidR="0055485A" w:rsidRDefault="00000000">
      <w:pPr>
        <w:spacing w:after="120" w:line="276" w:lineRule="auto"/>
        <w:jc w:val="both"/>
      </w:pPr>
      <w:r>
        <w:t xml:space="preserve">Además, en la fase final de redacción el asistente se </w:t>
      </w:r>
      <w:del w:id="1549" w:author="Claude" w:date="2026-10-14T12:00:00Z">
        <w:r>
          <w:delText>usó</w:delText>
        </w:r>
      </w:del>
      <w:ins w:id="1550" w:author="Claude" w:date="2026-10-14T12:00:00Z">
        <w:r>
          <w:t>utilizó</w:t>
        </w:r>
      </w:ins>
      <w:r>
        <w:t xml:space="preserve"> para reformular y recortar párrafos de varios </w:t>
      </w:r>
      <w:del w:id="1551" w:author="Claude" w:date="2026-10-14T12:00:00Z">
        <w:r>
          <w:delText>capítulos de la memoria,</w:delText>
        </w:r>
      </w:del>
      <w:ins w:id="1552" w:author="Claude" w:date="2026-10-14T12:00:00Z">
        <w:r>
          <w:t>capítulos,</w:t>
        </w:r>
      </w:ins>
      <w:r>
        <w:t xml:space="preserve"> con el fin de </w:t>
      </w:r>
      <w:del w:id="1553" w:author="Claude" w:date="2026-10-14T12:00:00Z">
        <w:r>
          <w:delText>ajustarla</w:delText>
        </w:r>
      </w:del>
      <w:ins w:id="1554" w:author="Claude" w:date="2026-10-14T12:00:00Z">
        <w:r>
          <w:t>ajustar la memoria</w:t>
        </w:r>
      </w:ins>
      <w:r>
        <w:t xml:space="preserve"> al límite de páginas y </w:t>
      </w:r>
      <w:del w:id="1555" w:author="Claude" w:date="2026-10-14T12:00:00Z">
        <w:r>
          <w:delText xml:space="preserve">de </w:delText>
        </w:r>
      </w:del>
      <w:r>
        <w:t xml:space="preserve">mejorar su </w:t>
      </w:r>
      <w:del w:id="1556" w:author="Claude" w:date="2026-10-14T12:00:00Z">
        <w:r>
          <w:delText>lectura.</w:delText>
        </w:r>
      </w:del>
      <w:ins w:id="1557" w:author="Claude" w:date="2026-10-14T12:00:00Z">
        <w:r>
          <w:t>lectura; para proponer una revisión del estilo hacia un registro más formal; y para redibujar las figuras de arquitectura (Figuras 3.1, 3.3, 3.4, 3.5 y 3.6) a partir del código del repositorio.</w:t>
        </w:r>
      </w:ins>
      <w:r>
        <w:t xml:space="preserve"> El autor ha revisado y validado cada cambio. Las decisiones de diseño (arquitectura, algoritmos y parámetros), las pruebas en el robot, los datos experimentales, su interpretación y las conclusiones son responsabilidad del autor.</w:t>
      </w:r>
    </w:p>
    <w:p w14:paraId="5367CB3E" w14:textId="77777777" w:rsidR="0055485A" w:rsidRDefault="00000000">
      <w:pPr>
        <w:pStyle w:val="Ttulo3"/>
        <w:spacing w:before="160" w:after="60"/>
      </w:pPr>
      <w:r>
        <w:t>A.2.2 Herramientas de autocompletado de código</w:t>
      </w:r>
    </w:p>
    <w:p w14:paraId="4FECDCEB" w14:textId="77777777" w:rsidR="0055485A" w:rsidRDefault="00000000">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CE40394" w14:textId="77777777" w:rsidR="0055485A" w:rsidRDefault="00000000">
      <w:pPr>
        <w:pStyle w:val="Ttulo3"/>
        <w:spacing w:before="160" w:after="60"/>
      </w:pPr>
      <w:r>
        <w:t>A.2.3 Motores de búsqueda y documentación</w:t>
      </w:r>
    </w:p>
    <w:p w14:paraId="626A274B" w14:textId="77777777" w:rsidR="0055485A" w:rsidRDefault="00000000">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1D7262FB" w14:textId="77777777" w:rsidR="0055485A" w:rsidRDefault="00000000">
      <w:pPr>
        <w:pStyle w:val="Ttulo2"/>
        <w:spacing w:before="240" w:after="80"/>
      </w:pPr>
      <w:r>
        <w:t>A.3 Reflexión sobre el uso ético de la inteligencia artificial</w:t>
      </w:r>
    </w:p>
    <w:p w14:paraId="484BFEE4" w14:textId="77777777" w:rsidR="0055485A" w:rsidRDefault="00000000">
      <w:pPr>
        <w:spacing w:after="120" w:line="276" w:lineRule="auto"/>
        <w:jc w:val="both"/>
      </w:pPr>
      <w:r>
        <w:lastRenderedPageBreak/>
        <w:t xml:space="preserve">Cada cambio propuesto por el asistente se probó en el robot antes de incorporarlo. En una ocasión señaló una doble suscripción en </w:t>
      </w:r>
      <w:proofErr w:type="spellStart"/>
      <w:r>
        <w:t>tracking_node</w:t>
      </w:r>
      <w:proofErr w:type="spellEnd"/>
      <w:r>
        <w:t xml:space="preserve"> que no se había detectado hasta entonces; se analizó y se corrigió. Ese ha sido el criterio seguido: no incorporar nada que no se entienda, declarar el uso con transparencia y asumir la responsabilidad de todo lo que hay en el código.</w:t>
      </w:r>
    </w:p>
    <w:p w14:paraId="267E4426" w14:textId="77777777" w:rsidR="0055485A" w:rsidRDefault="00000000">
      <w:pPr>
        <w:pStyle w:val="Ttulo2"/>
        <w:spacing w:before="240" w:after="80"/>
      </w:pPr>
      <w:r>
        <w:t>A.4 Estimación del impacto</w:t>
      </w:r>
    </w:p>
    <w:p w14:paraId="55093F0B" w14:textId="77777777" w:rsidR="0055485A" w:rsidRDefault="00000000">
      <w:pPr>
        <w:spacing w:after="120" w:line="276" w:lineRule="auto"/>
        <w:jc w:val="both"/>
      </w:pPr>
      <w:r>
        <w:t>La Tabla A.1 resume, para las principales tareas del proyecto, la proporción desarrollada por el autor y el tipo de apoyo recibido de herramientas de inteligencia artificial.</w:t>
      </w:r>
    </w:p>
    <w:p w14:paraId="5EC46FA5" w14:textId="77777777" w:rsidR="0055485A" w:rsidRDefault="00000000">
      <w:pPr>
        <w:keepNext/>
        <w:spacing w:after="120"/>
      </w:pPr>
      <w:r>
        <w:rPr>
          <w:b/>
          <w:bCs/>
        </w:rPr>
        <w:t>Tabla A.1</w:t>
      </w:r>
      <w:r>
        <w:rPr>
          <w:b/>
          <w:bCs/>
        </w:rPr>
        <w:br/>
      </w:r>
      <w:r>
        <w:rPr>
          <w:i/>
          <w:iCs/>
        </w:rPr>
        <w:t>Proporción de trabajo y apoyo de IA por tarea</w:t>
      </w:r>
    </w:p>
    <w:tbl>
      <w:tblPr>
        <w:tblStyle w:val="a7"/>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2654"/>
        <w:gridCol w:w="2968"/>
      </w:tblGrid>
      <w:tr w:rsidR="0055485A" w14:paraId="459CF582" w14:textId="77777777">
        <w:trPr>
          <w:tblHeader/>
        </w:trPr>
        <w:tc>
          <w:tcPr>
            <w:tcW w:w="3178" w:type="dxa"/>
            <w:shd w:val="clear" w:color="auto" w:fill="D9D9D9"/>
            <w:tcMar>
              <w:top w:w="60" w:type="dxa"/>
              <w:left w:w="80" w:type="dxa"/>
              <w:bottom w:w="60" w:type="dxa"/>
              <w:right w:w="80" w:type="dxa"/>
            </w:tcMar>
            <w:vAlign w:val="center"/>
          </w:tcPr>
          <w:p w14:paraId="30FC074D" w14:textId="77777777" w:rsidR="0055485A" w:rsidRDefault="00000000">
            <w:pPr>
              <w:spacing w:after="40"/>
            </w:pPr>
            <w:r>
              <w:rPr>
                <w:b/>
                <w:bCs/>
                <w:sz w:val="20"/>
                <w:szCs w:val="20"/>
              </w:rPr>
              <w:t>Tarea</w:t>
            </w:r>
          </w:p>
        </w:tc>
        <w:tc>
          <w:tcPr>
            <w:tcW w:w="2654" w:type="dxa"/>
            <w:shd w:val="clear" w:color="auto" w:fill="D9D9D9"/>
            <w:tcMar>
              <w:top w:w="60" w:type="dxa"/>
              <w:left w:w="80" w:type="dxa"/>
              <w:bottom w:w="60" w:type="dxa"/>
              <w:right w:w="80" w:type="dxa"/>
            </w:tcMar>
            <w:vAlign w:val="center"/>
          </w:tcPr>
          <w:p w14:paraId="4FB0E033" w14:textId="77777777" w:rsidR="0055485A" w:rsidRDefault="00000000">
            <w:pPr>
              <w:spacing w:after="40"/>
            </w:pPr>
            <w:r>
              <w:rPr>
                <w:b/>
                <w:bCs/>
                <w:sz w:val="20"/>
                <w:szCs w:val="20"/>
              </w:rPr>
              <w:t>% desarrollado por el autor</w:t>
            </w:r>
          </w:p>
        </w:tc>
        <w:tc>
          <w:tcPr>
            <w:tcW w:w="2968" w:type="dxa"/>
            <w:shd w:val="clear" w:color="auto" w:fill="D9D9D9"/>
            <w:tcMar>
              <w:top w:w="60" w:type="dxa"/>
              <w:left w:w="80" w:type="dxa"/>
              <w:bottom w:w="60" w:type="dxa"/>
              <w:right w:w="80" w:type="dxa"/>
            </w:tcMar>
            <w:vAlign w:val="center"/>
          </w:tcPr>
          <w:p w14:paraId="4F95EC74" w14:textId="77777777" w:rsidR="0055485A" w:rsidRDefault="00000000">
            <w:pPr>
              <w:spacing w:after="40"/>
            </w:pPr>
            <w:r>
              <w:rPr>
                <w:b/>
                <w:bCs/>
                <w:sz w:val="20"/>
                <w:szCs w:val="20"/>
              </w:rPr>
              <w:t>Apoyo de IA</w:t>
            </w:r>
          </w:p>
        </w:tc>
      </w:tr>
      <w:tr w:rsidR="0055485A" w14:paraId="4764FC70" w14:textId="77777777">
        <w:tc>
          <w:tcPr>
            <w:tcW w:w="3178" w:type="dxa"/>
            <w:tcMar>
              <w:top w:w="60" w:type="dxa"/>
              <w:left w:w="80" w:type="dxa"/>
              <w:bottom w:w="60" w:type="dxa"/>
              <w:right w:w="80" w:type="dxa"/>
            </w:tcMar>
            <w:vAlign w:val="center"/>
          </w:tcPr>
          <w:p w14:paraId="31834E20" w14:textId="77777777" w:rsidR="0055485A" w:rsidRDefault="00000000">
            <w:pPr>
              <w:spacing w:after="40"/>
            </w:pPr>
            <w:r>
              <w:rPr>
                <w:sz w:val="20"/>
                <w:szCs w:val="20"/>
              </w:rPr>
              <w:t>Diseño de la arquitectura del sistema</w:t>
            </w:r>
          </w:p>
        </w:tc>
        <w:tc>
          <w:tcPr>
            <w:tcW w:w="2654" w:type="dxa"/>
            <w:tcMar>
              <w:top w:w="60" w:type="dxa"/>
              <w:left w:w="80" w:type="dxa"/>
              <w:bottom w:w="60" w:type="dxa"/>
              <w:right w:w="80" w:type="dxa"/>
            </w:tcMar>
            <w:vAlign w:val="center"/>
          </w:tcPr>
          <w:p w14:paraId="1558E98F"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0F04D4D1" w14:textId="77777777" w:rsidR="0055485A" w:rsidRDefault="00000000">
            <w:pPr>
              <w:spacing w:after="40"/>
            </w:pPr>
            <w:r>
              <w:rPr>
                <w:sz w:val="20"/>
                <w:szCs w:val="20"/>
              </w:rPr>
              <w:t>Ninguno</w:t>
            </w:r>
          </w:p>
        </w:tc>
      </w:tr>
      <w:tr w:rsidR="0055485A" w14:paraId="1E47E207" w14:textId="77777777">
        <w:tc>
          <w:tcPr>
            <w:tcW w:w="3178" w:type="dxa"/>
            <w:tcMar>
              <w:top w:w="60" w:type="dxa"/>
              <w:left w:w="80" w:type="dxa"/>
              <w:bottom w:w="60" w:type="dxa"/>
              <w:right w:w="80" w:type="dxa"/>
            </w:tcMar>
            <w:vAlign w:val="center"/>
          </w:tcPr>
          <w:p w14:paraId="08353C78" w14:textId="77777777" w:rsidR="0055485A" w:rsidRDefault="00000000">
            <w:pPr>
              <w:spacing w:after="40"/>
            </w:pPr>
            <w:r>
              <w:rPr>
                <w:sz w:val="20"/>
                <w:szCs w:val="20"/>
              </w:rPr>
              <w:t>Algoritmo DBSCAN para detección de piernas</w:t>
            </w:r>
          </w:p>
        </w:tc>
        <w:tc>
          <w:tcPr>
            <w:tcW w:w="2654" w:type="dxa"/>
            <w:tcMar>
              <w:top w:w="60" w:type="dxa"/>
              <w:left w:w="80" w:type="dxa"/>
              <w:bottom w:w="60" w:type="dxa"/>
              <w:right w:w="80" w:type="dxa"/>
            </w:tcMar>
            <w:vAlign w:val="center"/>
          </w:tcPr>
          <w:p w14:paraId="7D5D6AA8"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03D1AF8A" w14:textId="77777777" w:rsidR="0055485A" w:rsidRDefault="00000000">
            <w:pPr>
              <w:spacing w:after="40"/>
            </w:pPr>
            <w:r>
              <w:rPr>
                <w:sz w:val="20"/>
                <w:szCs w:val="20"/>
              </w:rPr>
              <w:t>Depuración</w:t>
            </w:r>
          </w:p>
        </w:tc>
      </w:tr>
      <w:tr w:rsidR="0055485A" w14:paraId="622D228B" w14:textId="77777777">
        <w:tc>
          <w:tcPr>
            <w:tcW w:w="3178" w:type="dxa"/>
            <w:tcMar>
              <w:top w:w="60" w:type="dxa"/>
              <w:left w:w="80" w:type="dxa"/>
              <w:bottom w:w="60" w:type="dxa"/>
              <w:right w:w="80" w:type="dxa"/>
            </w:tcMar>
            <w:vAlign w:val="center"/>
          </w:tcPr>
          <w:p w14:paraId="46B6F66B" w14:textId="77777777" w:rsidR="0055485A" w:rsidRDefault="00000000">
            <w:pPr>
              <w:spacing w:after="40"/>
            </w:pPr>
            <w:r>
              <w:rPr>
                <w:sz w:val="20"/>
                <w:szCs w:val="20"/>
              </w:rPr>
              <w:t xml:space="preserve">Filtro de Kalman en </w:t>
            </w:r>
            <w:proofErr w:type="spellStart"/>
            <w:r>
              <w:rPr>
                <w:sz w:val="20"/>
                <w:szCs w:val="20"/>
              </w:rPr>
              <w:t>tracking_node</w:t>
            </w:r>
            <w:proofErr w:type="spellEnd"/>
          </w:p>
        </w:tc>
        <w:tc>
          <w:tcPr>
            <w:tcW w:w="2654" w:type="dxa"/>
            <w:tcMar>
              <w:top w:w="60" w:type="dxa"/>
              <w:left w:w="80" w:type="dxa"/>
              <w:bottom w:w="60" w:type="dxa"/>
              <w:right w:w="80" w:type="dxa"/>
            </w:tcMar>
            <w:vAlign w:val="center"/>
          </w:tcPr>
          <w:p w14:paraId="74183279"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5F55305C" w14:textId="77777777" w:rsidR="0055485A" w:rsidRDefault="00000000">
            <w:pPr>
              <w:spacing w:after="40"/>
            </w:pPr>
            <w:r>
              <w:rPr>
                <w:sz w:val="20"/>
                <w:szCs w:val="20"/>
              </w:rPr>
              <w:t>Ninguno</w:t>
            </w:r>
          </w:p>
        </w:tc>
      </w:tr>
      <w:tr w:rsidR="0055485A" w14:paraId="03EF7C8C" w14:textId="77777777">
        <w:tc>
          <w:tcPr>
            <w:tcW w:w="3178" w:type="dxa"/>
            <w:tcMar>
              <w:top w:w="60" w:type="dxa"/>
              <w:left w:w="80" w:type="dxa"/>
              <w:bottom w:w="60" w:type="dxa"/>
              <w:right w:w="80" w:type="dxa"/>
            </w:tcMar>
            <w:vAlign w:val="center"/>
          </w:tcPr>
          <w:p w14:paraId="789328A0" w14:textId="77777777" w:rsidR="0055485A" w:rsidRDefault="00000000">
            <w:pPr>
              <w:spacing w:after="40"/>
            </w:pPr>
            <w:r>
              <w:rPr>
                <w:sz w:val="20"/>
                <w:szCs w:val="20"/>
              </w:rPr>
              <w:t xml:space="preserve">Máquina de estados de </w:t>
            </w:r>
            <w:proofErr w:type="spellStart"/>
            <w:r>
              <w:rPr>
                <w:sz w:val="20"/>
                <w:szCs w:val="20"/>
              </w:rPr>
              <w:t>control_node</w:t>
            </w:r>
            <w:proofErr w:type="spellEnd"/>
          </w:p>
        </w:tc>
        <w:tc>
          <w:tcPr>
            <w:tcW w:w="2654" w:type="dxa"/>
            <w:tcMar>
              <w:top w:w="60" w:type="dxa"/>
              <w:left w:w="80" w:type="dxa"/>
              <w:bottom w:w="60" w:type="dxa"/>
              <w:right w:w="80" w:type="dxa"/>
            </w:tcMar>
            <w:vAlign w:val="center"/>
          </w:tcPr>
          <w:p w14:paraId="408A852D"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1D23DD5A" w14:textId="77777777" w:rsidR="0055485A" w:rsidRDefault="00000000">
            <w:pPr>
              <w:spacing w:after="40"/>
            </w:pPr>
            <w:r>
              <w:rPr>
                <w:sz w:val="20"/>
                <w:szCs w:val="20"/>
              </w:rPr>
              <w:t>Ninguno</w:t>
            </w:r>
          </w:p>
        </w:tc>
      </w:tr>
      <w:tr w:rsidR="0055485A" w14:paraId="365CCB3A" w14:textId="77777777">
        <w:tc>
          <w:tcPr>
            <w:tcW w:w="3178" w:type="dxa"/>
            <w:tcMar>
              <w:top w:w="60" w:type="dxa"/>
              <w:left w:w="80" w:type="dxa"/>
              <w:bottom w:w="60" w:type="dxa"/>
              <w:right w:w="80" w:type="dxa"/>
            </w:tcMar>
            <w:vAlign w:val="center"/>
          </w:tcPr>
          <w:p w14:paraId="1589B8D7" w14:textId="77777777" w:rsidR="0055485A" w:rsidRDefault="00000000">
            <w:pPr>
              <w:spacing w:after="40"/>
            </w:pPr>
            <w:r>
              <w:rPr>
                <w:sz w:val="20"/>
                <w:szCs w:val="20"/>
              </w:rPr>
              <w:t>Identificación de errores en la configuración del paquete</w:t>
            </w:r>
          </w:p>
        </w:tc>
        <w:tc>
          <w:tcPr>
            <w:tcW w:w="2654" w:type="dxa"/>
            <w:tcMar>
              <w:top w:w="60" w:type="dxa"/>
              <w:left w:w="80" w:type="dxa"/>
              <w:bottom w:w="60" w:type="dxa"/>
              <w:right w:w="80" w:type="dxa"/>
            </w:tcMar>
            <w:vAlign w:val="center"/>
          </w:tcPr>
          <w:p w14:paraId="5F84C980" w14:textId="77777777" w:rsidR="0055485A" w:rsidRDefault="00000000">
            <w:pPr>
              <w:spacing w:after="40"/>
            </w:pPr>
            <w:r>
              <w:rPr>
                <w:sz w:val="20"/>
                <w:szCs w:val="20"/>
              </w:rPr>
              <w:t>60 %</w:t>
            </w:r>
          </w:p>
        </w:tc>
        <w:tc>
          <w:tcPr>
            <w:tcW w:w="2968" w:type="dxa"/>
            <w:tcMar>
              <w:top w:w="60" w:type="dxa"/>
              <w:left w:w="80" w:type="dxa"/>
              <w:bottom w:w="60" w:type="dxa"/>
              <w:right w:w="80" w:type="dxa"/>
            </w:tcMar>
            <w:vAlign w:val="center"/>
          </w:tcPr>
          <w:p w14:paraId="04331297" w14:textId="77777777" w:rsidR="0055485A" w:rsidRDefault="00000000">
            <w:pPr>
              <w:spacing w:after="40"/>
            </w:pPr>
            <w:r>
              <w:rPr>
                <w:sz w:val="20"/>
                <w:szCs w:val="20"/>
              </w:rPr>
              <w:t>Diagnóstico</w:t>
            </w:r>
          </w:p>
        </w:tc>
      </w:tr>
      <w:tr w:rsidR="0055485A" w14:paraId="32837E00" w14:textId="77777777">
        <w:tc>
          <w:tcPr>
            <w:tcW w:w="3178" w:type="dxa"/>
            <w:tcMar>
              <w:top w:w="60" w:type="dxa"/>
              <w:left w:w="80" w:type="dxa"/>
              <w:bottom w:w="60" w:type="dxa"/>
              <w:right w:w="80" w:type="dxa"/>
            </w:tcMar>
            <w:vAlign w:val="center"/>
          </w:tcPr>
          <w:p w14:paraId="20ED3588" w14:textId="77777777" w:rsidR="0055485A" w:rsidRDefault="00000000">
            <w:pPr>
              <w:spacing w:after="40"/>
            </w:pPr>
            <w:r>
              <w:rPr>
                <w:sz w:val="20"/>
                <w:szCs w:val="20"/>
              </w:rPr>
              <w:t>Puesta en marcha del robot físico</w:t>
            </w:r>
          </w:p>
        </w:tc>
        <w:tc>
          <w:tcPr>
            <w:tcW w:w="2654" w:type="dxa"/>
            <w:tcMar>
              <w:top w:w="60" w:type="dxa"/>
              <w:left w:w="80" w:type="dxa"/>
              <w:bottom w:w="60" w:type="dxa"/>
              <w:right w:w="80" w:type="dxa"/>
            </w:tcMar>
            <w:vAlign w:val="center"/>
          </w:tcPr>
          <w:p w14:paraId="472B647E"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66BB178E" w14:textId="77777777" w:rsidR="0055485A" w:rsidRDefault="00000000">
            <w:pPr>
              <w:spacing w:after="40"/>
            </w:pPr>
            <w:r>
              <w:rPr>
                <w:sz w:val="20"/>
                <w:szCs w:val="20"/>
              </w:rPr>
              <w:t>Diagnóstico de registros</w:t>
            </w:r>
          </w:p>
        </w:tc>
      </w:tr>
      <w:tr w:rsidR="0055485A" w14:paraId="4C14292D" w14:textId="77777777">
        <w:tc>
          <w:tcPr>
            <w:tcW w:w="3178" w:type="dxa"/>
            <w:tcMar>
              <w:top w:w="60" w:type="dxa"/>
              <w:left w:w="80" w:type="dxa"/>
              <w:bottom w:w="60" w:type="dxa"/>
              <w:right w:w="80" w:type="dxa"/>
            </w:tcMar>
            <w:vAlign w:val="center"/>
          </w:tcPr>
          <w:p w14:paraId="7985908D" w14:textId="77777777" w:rsidR="0055485A" w:rsidRDefault="00000000">
            <w:pPr>
              <w:spacing w:after="40"/>
            </w:pPr>
            <w:del w:id="1558" w:author="Claude" w:date="2026-10-14T12:00:00Z">
              <w:r>
                <w:rPr>
                  <w:sz w:val="20"/>
                  <w:szCs w:val="20"/>
                </w:rPr>
                <w:delText>Documentación técnica (este capítulo)</w:delText>
              </w:r>
            </w:del>
            <w:ins w:id="1559" w:author="Claude" w:date="2026-10-14T12:00:00Z">
              <w:r>
                <w:rPr>
                  <w:sz w:val="20"/>
                  <w:szCs w:val="20"/>
                </w:rPr>
                <w:t>Redacción de la memoria</w:t>
              </w:r>
            </w:ins>
          </w:p>
        </w:tc>
        <w:tc>
          <w:tcPr>
            <w:tcW w:w="2654" w:type="dxa"/>
            <w:tcMar>
              <w:top w:w="60" w:type="dxa"/>
              <w:left w:w="80" w:type="dxa"/>
              <w:bottom w:w="60" w:type="dxa"/>
              <w:right w:w="80" w:type="dxa"/>
            </w:tcMar>
            <w:vAlign w:val="center"/>
          </w:tcPr>
          <w:p w14:paraId="1407672A" w14:textId="77777777" w:rsidR="0055485A" w:rsidRDefault="00000000">
            <w:pPr>
              <w:spacing w:after="40"/>
            </w:pPr>
            <w:r>
              <w:rPr>
                <w:sz w:val="20"/>
                <w:szCs w:val="20"/>
              </w:rPr>
              <w:t>90 %</w:t>
            </w:r>
          </w:p>
        </w:tc>
        <w:tc>
          <w:tcPr>
            <w:tcW w:w="2968" w:type="dxa"/>
            <w:tcMar>
              <w:top w:w="60" w:type="dxa"/>
              <w:left w:w="80" w:type="dxa"/>
              <w:bottom w:w="60" w:type="dxa"/>
              <w:right w:w="80" w:type="dxa"/>
            </w:tcMar>
            <w:vAlign w:val="center"/>
          </w:tcPr>
          <w:p w14:paraId="7B0D6622" w14:textId="77777777" w:rsidR="0055485A" w:rsidRDefault="00000000">
            <w:pPr>
              <w:spacing w:after="40"/>
            </w:pPr>
            <w:del w:id="1560" w:author="Claude" w:date="2026-10-14T12:00:00Z">
              <w:r>
                <w:rPr>
                  <w:sz w:val="20"/>
                  <w:szCs w:val="20"/>
                </w:rPr>
                <w:delText>Reformulación y recorte de párrafos</w:delText>
              </w:r>
            </w:del>
            <w:ins w:id="1561" w:author="Claude" w:date="2026-10-14T12:00:00Z">
              <w:r>
                <w:rPr>
                  <w:sz w:val="20"/>
                  <w:szCs w:val="20"/>
                </w:rPr>
                <w:t>Reformulación, revisión de estilo y redibujado de figuras</w:t>
              </w:r>
            </w:ins>
          </w:p>
        </w:tc>
      </w:tr>
      <w:tr w:rsidR="0055485A" w14:paraId="2FA0FCF3" w14:textId="77777777">
        <w:tc>
          <w:tcPr>
            <w:tcW w:w="3178" w:type="dxa"/>
            <w:tcMar>
              <w:top w:w="60" w:type="dxa"/>
              <w:left w:w="80" w:type="dxa"/>
              <w:bottom w:w="60" w:type="dxa"/>
              <w:right w:w="80" w:type="dxa"/>
            </w:tcMar>
            <w:vAlign w:val="center"/>
          </w:tcPr>
          <w:p w14:paraId="3C7C82E2" w14:textId="77777777" w:rsidR="0055485A" w:rsidRDefault="00000000">
            <w:pPr>
              <w:spacing w:after="40"/>
            </w:pPr>
            <w:r>
              <w:rPr>
                <w:sz w:val="20"/>
                <w:szCs w:val="20"/>
              </w:rPr>
              <w:t>Experimentos y validación</w:t>
            </w:r>
          </w:p>
        </w:tc>
        <w:tc>
          <w:tcPr>
            <w:tcW w:w="2654" w:type="dxa"/>
            <w:tcMar>
              <w:top w:w="60" w:type="dxa"/>
              <w:left w:w="80" w:type="dxa"/>
              <w:bottom w:w="60" w:type="dxa"/>
              <w:right w:w="80" w:type="dxa"/>
            </w:tcMar>
            <w:vAlign w:val="center"/>
          </w:tcPr>
          <w:p w14:paraId="0FB5E249" w14:textId="77777777" w:rsidR="0055485A" w:rsidRDefault="00000000">
            <w:pPr>
              <w:spacing w:after="40"/>
            </w:pPr>
            <w:r>
              <w:rPr>
                <w:sz w:val="20"/>
                <w:szCs w:val="20"/>
              </w:rPr>
              <w:t>100 %</w:t>
            </w:r>
          </w:p>
        </w:tc>
        <w:tc>
          <w:tcPr>
            <w:tcW w:w="2968" w:type="dxa"/>
            <w:tcMar>
              <w:top w:w="60" w:type="dxa"/>
              <w:left w:w="80" w:type="dxa"/>
              <w:bottom w:w="60" w:type="dxa"/>
              <w:right w:w="80" w:type="dxa"/>
            </w:tcMar>
            <w:vAlign w:val="center"/>
          </w:tcPr>
          <w:p w14:paraId="4FB6B740" w14:textId="77777777" w:rsidR="0055485A" w:rsidRDefault="00000000">
            <w:pPr>
              <w:spacing w:after="40"/>
            </w:pPr>
            <w:r>
              <w:rPr>
                <w:sz w:val="20"/>
                <w:szCs w:val="20"/>
              </w:rPr>
              <w:t>Ninguno</w:t>
            </w:r>
          </w:p>
        </w:tc>
      </w:tr>
    </w:tbl>
    <w:p w14:paraId="4E14C2EE" w14:textId="77777777" w:rsidR="0055485A" w:rsidRDefault="00000000">
      <w:r>
        <w:br w:type="page"/>
      </w:r>
    </w:p>
    <w:p w14:paraId="0D86F756" w14:textId="77777777" w:rsidR="0055485A" w:rsidRDefault="00000000">
      <w:pPr>
        <w:pStyle w:val="Ttulo1"/>
        <w:spacing w:before="240" w:after="160"/>
        <w:jc w:val="center"/>
      </w:pPr>
      <w:r>
        <w:lastRenderedPageBreak/>
        <w:t>Apéndice B — Diario de desarrollo</w:t>
      </w:r>
    </w:p>
    <w:p w14:paraId="0DCB4DAD" w14:textId="77777777" w:rsidR="0055485A" w:rsidRDefault="00000000">
      <w:pPr>
        <w:spacing w:after="120" w:line="276" w:lineRule="auto"/>
        <w:jc w:val="both"/>
      </w:pPr>
      <w:r>
        <w:t xml:space="preserve">Este </w:t>
      </w:r>
      <w:del w:id="1562" w:author="Claude" w:date="2026-10-14T12:00:00Z">
        <w:r>
          <w:delText>capítulo cuenta el</w:delText>
        </w:r>
      </w:del>
      <w:ins w:id="1563" w:author="Claude" w:date="2026-10-14T12:00:00Z">
        <w:r>
          <w:t>apéndice recoge la evolución del</w:t>
        </w:r>
      </w:ins>
      <w:r>
        <w:t xml:space="preserve"> proyecto sesión a sesión, con sus hitos técnicos y las correcciones que fueron </w:t>
      </w:r>
      <w:del w:id="1564" w:author="Claude" w:date="2026-10-14T12:00:00Z">
        <w:r>
          <w:delText>saliendo.</w:delText>
        </w:r>
      </w:del>
      <w:ins w:id="1565" w:author="Claude" w:date="2026-10-14T12:00:00Z">
        <w:r>
          <w:t>surgiendo.</w:t>
        </w:r>
      </w:ins>
      <w:r>
        <w:t xml:space="preserve"> La Tabla B.1 </w:t>
      </w:r>
      <w:del w:id="1566" w:author="Claude" w:date="2026-10-14T12:00:00Z">
        <w:r>
          <w:delText>recoge</w:delText>
        </w:r>
      </w:del>
      <w:ins w:id="1567" w:author="Claude" w:date="2026-10-14T12:00:00Z">
        <w:r>
          <w:t>resume</w:t>
        </w:r>
      </w:ins>
      <w:r>
        <w:t xml:space="preserve"> la cronología completa. </w:t>
      </w:r>
      <w:del w:id="1568" w:author="Claude" w:date="2026-10-14T12:00:00Z">
        <w:r>
          <w:delText>El</w:delText>
        </w:r>
      </w:del>
      <w:ins w:id="1569" w:author="Claude" w:date="2026-10-14T12:00:00Z">
        <w:r>
          <w:t>Mientras que el</w:t>
        </w:r>
      </w:ins>
      <w:r>
        <w:t xml:space="preserve"> Capítulo 4 describe </w:t>
      </w:r>
      <w:del w:id="1570" w:author="Claude" w:date="2026-10-14T12:00:00Z">
        <w:r>
          <w:delText>cómo quedó cada módulo; aquí lo que se cuenta es el proceso, con sus idas y venidas.</w:delText>
        </w:r>
      </w:del>
      <w:ins w:id="1571" w:author="Claude" w:date="2026-10-14T12:00:00Z">
        <w:r>
          <w:t>el estado final de cada módulo, aquí se documenta el proceso que condujo a él.</w:t>
        </w:r>
      </w:ins>
      <w:r>
        <w:t xml:space="preserve"> La Fase 4 se cerró con la validación del gesto </w:t>
      </w:r>
      <w:del w:id="1572" w:author="Claude" w:date="2026-10-14T12:00:00Z">
        <w:r>
          <w:delText>“casa”</w:delText>
        </w:r>
      </w:del>
      <w:ins w:id="1573" w:author="Claude" w:date="2026-10-14T12:00:00Z">
        <w:r>
          <w:t>«casa»</w:t>
        </w:r>
      </w:ins>
      <w:r>
        <w:t xml:space="preserve"> el 23 de septiembre de 2026 </w:t>
      </w:r>
      <w:del w:id="1574" w:author="Claude" w:date="2026-10-14T12:00:00Z">
        <w:r>
          <w:delText>(véase también §5.8 y §5.10).</w:delText>
        </w:r>
      </w:del>
      <w:ins w:id="1575" w:author="Claude" w:date="2026-10-14T12:00:00Z">
        <w:r>
          <w:t>(apartados 5.8 y 5.10).</w:t>
        </w:r>
      </w:ins>
    </w:p>
    <w:p w14:paraId="4B6F9880" w14:textId="77777777" w:rsidR="0055485A" w:rsidRDefault="00000000">
      <w:pPr>
        <w:spacing w:after="120"/>
      </w:pPr>
      <w:r>
        <w:rPr>
          <w:b/>
          <w:bCs/>
        </w:rPr>
        <w:t>Tabla B.1</w:t>
      </w:r>
      <w:r>
        <w:rPr>
          <w:b/>
          <w:bCs/>
        </w:rPr>
        <w:br/>
      </w:r>
      <w:r>
        <w:rPr>
          <w:i/>
          <w:iCs/>
        </w:rPr>
        <w:t>Cronología de desarrollo.</w:t>
      </w:r>
    </w:p>
    <w:tbl>
      <w:tblPr>
        <w:tblStyle w:val="a8"/>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7"/>
        <w:gridCol w:w="907"/>
        <w:gridCol w:w="6520"/>
      </w:tblGrid>
      <w:tr w:rsidR="0055485A" w14:paraId="70179F66" w14:textId="77777777">
        <w:tc>
          <w:tcPr>
            <w:tcW w:w="1247" w:type="dxa"/>
          </w:tcPr>
          <w:p w14:paraId="133A3840" w14:textId="77777777" w:rsidR="0055485A" w:rsidRDefault="00000000">
            <w:pPr>
              <w:spacing w:after="40"/>
            </w:pPr>
            <w:r>
              <w:rPr>
                <w:b/>
                <w:bCs/>
                <w:sz w:val="20"/>
                <w:szCs w:val="20"/>
              </w:rPr>
              <w:t>Fecha</w:t>
            </w:r>
          </w:p>
        </w:tc>
        <w:tc>
          <w:tcPr>
            <w:tcW w:w="907" w:type="dxa"/>
          </w:tcPr>
          <w:p w14:paraId="3B8CA93F" w14:textId="77777777" w:rsidR="0055485A" w:rsidRDefault="00000000">
            <w:pPr>
              <w:spacing w:after="40"/>
            </w:pPr>
            <w:r>
              <w:rPr>
                <w:b/>
                <w:bCs/>
                <w:sz w:val="20"/>
                <w:szCs w:val="20"/>
              </w:rPr>
              <w:t>Fase</w:t>
            </w:r>
          </w:p>
        </w:tc>
        <w:tc>
          <w:tcPr>
            <w:tcW w:w="6520" w:type="dxa"/>
          </w:tcPr>
          <w:p w14:paraId="1E459FFE" w14:textId="77777777" w:rsidR="0055485A" w:rsidRDefault="00000000">
            <w:pPr>
              <w:spacing w:after="40"/>
            </w:pPr>
            <w:r>
              <w:rPr>
                <w:b/>
                <w:bCs/>
                <w:sz w:val="20"/>
                <w:szCs w:val="20"/>
              </w:rPr>
              <w:t>Hito / corrección</w:t>
            </w:r>
          </w:p>
        </w:tc>
      </w:tr>
      <w:tr w:rsidR="0055485A" w14:paraId="45BBC3BD" w14:textId="77777777">
        <w:tc>
          <w:tcPr>
            <w:tcW w:w="1247" w:type="dxa"/>
          </w:tcPr>
          <w:p w14:paraId="554AFADF" w14:textId="77777777" w:rsidR="0055485A" w:rsidRDefault="00000000">
            <w:pPr>
              <w:spacing w:after="40"/>
            </w:pPr>
            <w:r>
              <w:rPr>
                <w:sz w:val="20"/>
                <w:szCs w:val="20"/>
              </w:rPr>
              <w:t xml:space="preserve">21 </w:t>
            </w:r>
            <w:proofErr w:type="spellStart"/>
            <w:r>
              <w:rPr>
                <w:sz w:val="20"/>
                <w:szCs w:val="20"/>
              </w:rPr>
              <w:t>may</w:t>
            </w:r>
            <w:proofErr w:type="spellEnd"/>
          </w:p>
        </w:tc>
        <w:tc>
          <w:tcPr>
            <w:tcW w:w="907" w:type="dxa"/>
          </w:tcPr>
          <w:p w14:paraId="38872FBA" w14:textId="77777777" w:rsidR="0055485A" w:rsidRDefault="00000000">
            <w:pPr>
              <w:spacing w:after="40"/>
            </w:pPr>
            <w:r>
              <w:rPr>
                <w:sz w:val="20"/>
                <w:szCs w:val="20"/>
              </w:rPr>
              <w:t>F1</w:t>
            </w:r>
          </w:p>
        </w:tc>
        <w:tc>
          <w:tcPr>
            <w:tcW w:w="6520" w:type="dxa"/>
          </w:tcPr>
          <w:p w14:paraId="353ECFEF" w14:textId="77777777" w:rsidR="0055485A" w:rsidRDefault="00000000">
            <w:pPr>
              <w:spacing w:after="40"/>
            </w:pPr>
            <w:r>
              <w:rPr>
                <w:sz w:val="20"/>
                <w:szCs w:val="20"/>
              </w:rPr>
              <w:t xml:space="preserve">Primera sesión: corregidos errores de instalación/compilación, conflictos de dispositivo </w:t>
            </w:r>
            <w:proofErr w:type="spellStart"/>
            <w:r>
              <w:rPr>
                <w:sz w:val="20"/>
                <w:szCs w:val="20"/>
              </w:rPr>
              <w:t>LiDAR</w:t>
            </w:r>
            <w:proofErr w:type="spellEnd"/>
            <w:r>
              <w:rPr>
                <w:sz w:val="20"/>
                <w:szCs w:val="20"/>
              </w:rPr>
              <w:t>/</w:t>
            </w:r>
            <w:proofErr w:type="spellStart"/>
            <w:r>
              <w:rPr>
                <w:sz w:val="20"/>
                <w:szCs w:val="20"/>
              </w:rPr>
              <w:t>Kobuki</w:t>
            </w:r>
            <w:proofErr w:type="spellEnd"/>
            <w:r>
              <w:rPr>
                <w:sz w:val="20"/>
                <w:szCs w:val="20"/>
              </w:rPr>
              <w:t xml:space="preserve">, SLAM </w:t>
            </w:r>
            <w:proofErr w:type="spellStart"/>
            <w:r>
              <w:rPr>
                <w:sz w:val="20"/>
                <w:szCs w:val="20"/>
              </w:rPr>
              <w:t>Toolbox</w:t>
            </w:r>
            <w:proofErr w:type="spellEnd"/>
            <w:r>
              <w:rPr>
                <w:sz w:val="20"/>
                <w:szCs w:val="20"/>
              </w:rPr>
              <w:t xml:space="preserve"> sin activar (</w:t>
            </w:r>
            <w:proofErr w:type="spellStart"/>
            <w:r>
              <w:rPr>
                <w:sz w:val="20"/>
                <w:szCs w:val="20"/>
              </w:rPr>
              <w:t>lifecycle</w:t>
            </w:r>
            <w:proofErr w:type="spellEnd"/>
            <w:r>
              <w:rPr>
                <w:sz w:val="20"/>
                <w:szCs w:val="20"/>
              </w:rPr>
              <w:t xml:space="preserve">) y accesos a </w:t>
            </w:r>
            <w:proofErr w:type="spellStart"/>
            <w:r>
              <w:rPr>
                <w:sz w:val="20"/>
                <w:szCs w:val="20"/>
              </w:rPr>
              <w:t>MediaPipe</w:t>
            </w:r>
            <w:proofErr w:type="spellEnd"/>
            <w:r>
              <w:rPr>
                <w:sz w:val="20"/>
                <w:szCs w:val="20"/>
              </w:rPr>
              <w:t>/</w:t>
            </w:r>
            <w:proofErr w:type="spellStart"/>
            <w:r>
              <w:rPr>
                <w:sz w:val="20"/>
                <w:szCs w:val="20"/>
              </w:rPr>
              <w:t>scikit-learn</w:t>
            </w:r>
            <w:proofErr w:type="spellEnd"/>
            <w:r>
              <w:rPr>
                <w:sz w:val="20"/>
                <w:szCs w:val="20"/>
              </w:rPr>
              <w:t xml:space="preserve"> sin internet. Seis nodos operativos.</w:t>
            </w:r>
          </w:p>
        </w:tc>
      </w:tr>
      <w:tr w:rsidR="0055485A" w14:paraId="29C096F7" w14:textId="77777777">
        <w:tc>
          <w:tcPr>
            <w:tcW w:w="1247" w:type="dxa"/>
          </w:tcPr>
          <w:p w14:paraId="4F51012D" w14:textId="77777777" w:rsidR="0055485A" w:rsidRDefault="00000000">
            <w:pPr>
              <w:spacing w:after="40"/>
            </w:pPr>
            <w:r>
              <w:rPr>
                <w:sz w:val="20"/>
                <w:szCs w:val="20"/>
              </w:rPr>
              <w:t xml:space="preserve">27 </w:t>
            </w:r>
            <w:proofErr w:type="spellStart"/>
            <w:r>
              <w:rPr>
                <w:sz w:val="20"/>
                <w:szCs w:val="20"/>
              </w:rPr>
              <w:t>may</w:t>
            </w:r>
            <w:proofErr w:type="spellEnd"/>
          </w:p>
        </w:tc>
        <w:tc>
          <w:tcPr>
            <w:tcW w:w="907" w:type="dxa"/>
          </w:tcPr>
          <w:p w14:paraId="71A6FB2E" w14:textId="77777777" w:rsidR="0055485A" w:rsidRDefault="00000000">
            <w:pPr>
              <w:spacing w:after="40"/>
            </w:pPr>
            <w:r>
              <w:rPr>
                <w:sz w:val="20"/>
                <w:szCs w:val="20"/>
              </w:rPr>
              <w:t>F1</w:t>
            </w:r>
          </w:p>
        </w:tc>
        <w:tc>
          <w:tcPr>
            <w:tcW w:w="6520" w:type="dxa"/>
          </w:tcPr>
          <w:p w14:paraId="2DFEF9C4" w14:textId="77777777" w:rsidR="0055485A" w:rsidRDefault="00000000">
            <w:pPr>
              <w:spacing w:after="40"/>
            </w:pPr>
            <w:r>
              <w:rPr>
                <w:sz w:val="20"/>
                <w:szCs w:val="20"/>
              </w:rPr>
              <w:t xml:space="preserve">Segunda sesión: 4 errores corregidos (API ROS 2, señal residual, filtro geométrico de piernas); Kalman de 4→6 estados, gate de </w:t>
            </w:r>
            <w:proofErr w:type="spellStart"/>
            <w:r>
              <w:rPr>
                <w:sz w:val="20"/>
                <w:szCs w:val="20"/>
              </w:rPr>
              <w:t>Mahalanobis</w:t>
            </w:r>
            <w:proofErr w:type="spellEnd"/>
            <w:r>
              <w:rPr>
                <w:sz w:val="20"/>
                <w:szCs w:val="20"/>
              </w:rPr>
              <w:t>, control PD angular; cámara C270 con HOG.</w:t>
            </w:r>
          </w:p>
        </w:tc>
      </w:tr>
      <w:tr w:rsidR="0055485A" w14:paraId="1205B508" w14:textId="77777777">
        <w:tc>
          <w:tcPr>
            <w:tcW w:w="1247" w:type="dxa"/>
          </w:tcPr>
          <w:p w14:paraId="5C6C5580" w14:textId="77777777" w:rsidR="0055485A" w:rsidRDefault="00000000">
            <w:pPr>
              <w:spacing w:after="40"/>
            </w:pPr>
            <w:r>
              <w:rPr>
                <w:sz w:val="20"/>
                <w:szCs w:val="20"/>
              </w:rPr>
              <w:t xml:space="preserve">fin </w:t>
            </w:r>
            <w:proofErr w:type="spellStart"/>
            <w:r>
              <w:rPr>
                <w:sz w:val="20"/>
                <w:szCs w:val="20"/>
              </w:rPr>
              <w:t>may</w:t>
            </w:r>
            <w:proofErr w:type="spellEnd"/>
          </w:p>
        </w:tc>
        <w:tc>
          <w:tcPr>
            <w:tcW w:w="907" w:type="dxa"/>
          </w:tcPr>
          <w:p w14:paraId="4318EC30" w14:textId="77777777" w:rsidR="0055485A" w:rsidRDefault="00000000">
            <w:pPr>
              <w:spacing w:after="40"/>
            </w:pPr>
            <w:r>
              <w:rPr>
                <w:sz w:val="20"/>
                <w:szCs w:val="20"/>
              </w:rPr>
              <w:t>F1</w:t>
            </w:r>
          </w:p>
        </w:tc>
        <w:tc>
          <w:tcPr>
            <w:tcW w:w="6520" w:type="dxa"/>
          </w:tcPr>
          <w:p w14:paraId="2E29BB5D" w14:textId="77777777" w:rsidR="0055485A" w:rsidRDefault="00000000">
            <w:pPr>
              <w:spacing w:after="40"/>
            </w:pPr>
            <w:r>
              <w:rPr>
                <w:sz w:val="20"/>
                <w:szCs w:val="20"/>
              </w:rPr>
              <w:t>Corregido movimiento a tirones (histéresis, predicción del Kalman); primer mapa del laboratorio. Fase 1 completada.</w:t>
            </w:r>
          </w:p>
        </w:tc>
      </w:tr>
      <w:tr w:rsidR="0055485A" w14:paraId="4A22E77B" w14:textId="77777777">
        <w:tc>
          <w:tcPr>
            <w:tcW w:w="1247" w:type="dxa"/>
          </w:tcPr>
          <w:p w14:paraId="7FFEAA00" w14:textId="77777777" w:rsidR="0055485A" w:rsidRDefault="00000000">
            <w:pPr>
              <w:spacing w:after="40"/>
            </w:pPr>
            <w:r>
              <w:rPr>
                <w:sz w:val="20"/>
                <w:szCs w:val="20"/>
              </w:rPr>
              <w:t>4-17 jun</w:t>
            </w:r>
          </w:p>
        </w:tc>
        <w:tc>
          <w:tcPr>
            <w:tcW w:w="907" w:type="dxa"/>
          </w:tcPr>
          <w:p w14:paraId="67CCC7BF" w14:textId="77777777" w:rsidR="0055485A" w:rsidRDefault="00000000">
            <w:pPr>
              <w:spacing w:after="40"/>
            </w:pPr>
            <w:r>
              <w:rPr>
                <w:sz w:val="20"/>
                <w:szCs w:val="20"/>
              </w:rPr>
              <w:t>F2</w:t>
            </w:r>
          </w:p>
        </w:tc>
        <w:tc>
          <w:tcPr>
            <w:tcW w:w="6520" w:type="dxa"/>
          </w:tcPr>
          <w:p w14:paraId="3617CD11" w14:textId="77777777" w:rsidR="0055485A" w:rsidRDefault="00000000">
            <w:pPr>
              <w:spacing w:after="40"/>
            </w:pPr>
            <w:r>
              <w:rPr>
                <w:sz w:val="20"/>
                <w:szCs w:val="20"/>
              </w:rPr>
              <w:t xml:space="preserve">Ajuste de continuidad de detección; </w:t>
            </w:r>
            <w:proofErr w:type="spellStart"/>
            <w:r>
              <w:rPr>
                <w:sz w:val="20"/>
                <w:szCs w:val="20"/>
              </w:rPr>
              <w:t>MediaPipe</w:t>
            </w:r>
            <w:proofErr w:type="spellEnd"/>
            <w:r>
              <w:rPr>
                <w:sz w:val="20"/>
                <w:szCs w:val="20"/>
              </w:rPr>
              <w:t xml:space="preserve"> Pose sustituye a HOG (problema de encuadre); gestos de inicio/parada validados.</w:t>
            </w:r>
          </w:p>
        </w:tc>
      </w:tr>
      <w:tr w:rsidR="0055485A" w14:paraId="5E060DBC" w14:textId="77777777">
        <w:tc>
          <w:tcPr>
            <w:tcW w:w="1247" w:type="dxa"/>
          </w:tcPr>
          <w:p w14:paraId="38173F83" w14:textId="77777777" w:rsidR="0055485A" w:rsidRDefault="00000000">
            <w:pPr>
              <w:spacing w:after="40"/>
            </w:pPr>
            <w:r>
              <w:rPr>
                <w:sz w:val="20"/>
                <w:szCs w:val="20"/>
              </w:rPr>
              <w:t>25 jun</w:t>
            </w:r>
          </w:p>
        </w:tc>
        <w:tc>
          <w:tcPr>
            <w:tcW w:w="907" w:type="dxa"/>
          </w:tcPr>
          <w:p w14:paraId="6EEC58A8" w14:textId="77777777" w:rsidR="0055485A" w:rsidRDefault="00000000">
            <w:pPr>
              <w:spacing w:after="40"/>
            </w:pPr>
            <w:r>
              <w:rPr>
                <w:sz w:val="20"/>
                <w:szCs w:val="20"/>
              </w:rPr>
              <w:t>F2</w:t>
            </w:r>
          </w:p>
        </w:tc>
        <w:tc>
          <w:tcPr>
            <w:tcW w:w="6520" w:type="dxa"/>
          </w:tcPr>
          <w:p w14:paraId="7C121D96" w14:textId="77777777" w:rsidR="0055485A" w:rsidRDefault="00000000">
            <w:pPr>
              <w:spacing w:after="40"/>
            </w:pPr>
            <w:r>
              <w:rPr>
                <w:sz w:val="20"/>
                <w:szCs w:val="20"/>
              </w:rPr>
              <w:t xml:space="preserve">Rumbo de cámara como desambiguador sin par de piernas; DBSCAN reimplementado sobre </w:t>
            </w:r>
            <w:proofErr w:type="spellStart"/>
            <w:r>
              <w:rPr>
                <w:sz w:val="20"/>
                <w:szCs w:val="20"/>
              </w:rPr>
              <w:t>scipy</w:t>
            </w:r>
            <w:proofErr w:type="spellEnd"/>
            <w:r>
              <w:rPr>
                <w:sz w:val="20"/>
                <w:szCs w:val="20"/>
              </w:rPr>
              <w:t>. 100 % detección sin pérdidas. Fase 2 completada.</w:t>
            </w:r>
          </w:p>
        </w:tc>
      </w:tr>
      <w:tr w:rsidR="0055485A" w14:paraId="4976FCAB" w14:textId="77777777">
        <w:tc>
          <w:tcPr>
            <w:tcW w:w="1247" w:type="dxa"/>
          </w:tcPr>
          <w:p w14:paraId="2949C415" w14:textId="77777777" w:rsidR="0055485A" w:rsidRDefault="00000000">
            <w:pPr>
              <w:spacing w:after="40"/>
            </w:pPr>
            <w:r>
              <w:rPr>
                <w:sz w:val="20"/>
                <w:szCs w:val="20"/>
              </w:rPr>
              <w:t>8-9 jul</w:t>
            </w:r>
          </w:p>
        </w:tc>
        <w:tc>
          <w:tcPr>
            <w:tcW w:w="907" w:type="dxa"/>
          </w:tcPr>
          <w:p w14:paraId="0DF42ADB" w14:textId="77777777" w:rsidR="0055485A" w:rsidRDefault="00000000">
            <w:pPr>
              <w:spacing w:after="40"/>
            </w:pPr>
            <w:del w:id="1576" w:author="Claude" w:date="2026-10-14T12:00:00Z">
              <w:r>
                <w:rPr>
                  <w:sz w:val="20"/>
                  <w:szCs w:val="20"/>
                </w:rPr>
                <w:delText>F3</w:delText>
              </w:r>
            </w:del>
            <w:ins w:id="1577" w:author="Claude" w:date="2026-10-14T12:00:00Z">
              <w:r>
                <w:rPr>
                  <w:sz w:val="20"/>
                  <w:szCs w:val="20"/>
                </w:rPr>
                <w:t>F4</w:t>
              </w:r>
            </w:ins>
          </w:p>
        </w:tc>
        <w:tc>
          <w:tcPr>
            <w:tcW w:w="6520" w:type="dxa"/>
          </w:tcPr>
          <w:p w14:paraId="6B1CC323" w14:textId="77777777" w:rsidR="0055485A" w:rsidRDefault="00000000">
            <w:pPr>
              <w:spacing w:after="40"/>
            </w:pPr>
            <w:r>
              <w:rPr>
                <w:sz w:val="20"/>
                <w:szCs w:val="20"/>
              </w:rPr>
              <w:t xml:space="preserve">Primera validación en movimiento: saltos y saturación angular, corregidos con filtro de continuidad, gate de </w:t>
            </w:r>
            <w:proofErr w:type="spellStart"/>
            <w:r>
              <w:rPr>
                <w:sz w:val="20"/>
                <w:szCs w:val="20"/>
              </w:rPr>
              <w:t>Mahalanobis</w:t>
            </w:r>
            <w:proofErr w:type="spellEnd"/>
            <w:r>
              <w:rPr>
                <w:sz w:val="20"/>
                <w:szCs w:val="20"/>
              </w:rPr>
              <w:t xml:space="preserve"> y límite angular (saltos: 1/8 → 1/140).</w:t>
            </w:r>
          </w:p>
        </w:tc>
      </w:tr>
      <w:tr w:rsidR="0055485A" w14:paraId="0C219D5A" w14:textId="77777777">
        <w:tc>
          <w:tcPr>
            <w:tcW w:w="1247" w:type="dxa"/>
          </w:tcPr>
          <w:p w14:paraId="74C7F5C6" w14:textId="77777777" w:rsidR="0055485A" w:rsidRDefault="00000000">
            <w:pPr>
              <w:spacing w:after="40"/>
            </w:pPr>
            <w:r>
              <w:rPr>
                <w:sz w:val="20"/>
                <w:szCs w:val="20"/>
              </w:rPr>
              <w:t>9-15 jul</w:t>
            </w:r>
          </w:p>
        </w:tc>
        <w:tc>
          <w:tcPr>
            <w:tcW w:w="907" w:type="dxa"/>
          </w:tcPr>
          <w:p w14:paraId="362C9BF9" w14:textId="77777777" w:rsidR="0055485A" w:rsidRDefault="00000000">
            <w:pPr>
              <w:spacing w:after="40"/>
            </w:pPr>
            <w:del w:id="1578" w:author="Claude" w:date="2026-10-14T12:00:00Z">
              <w:r>
                <w:rPr>
                  <w:sz w:val="20"/>
                  <w:szCs w:val="20"/>
                </w:rPr>
                <w:delText>F3</w:delText>
              </w:r>
            </w:del>
            <w:ins w:id="1579" w:author="Claude" w:date="2026-10-14T12:00:00Z">
              <w:r>
                <w:rPr>
                  <w:sz w:val="20"/>
                  <w:szCs w:val="20"/>
                </w:rPr>
                <w:t>F4</w:t>
              </w:r>
            </w:ins>
          </w:p>
        </w:tc>
        <w:tc>
          <w:tcPr>
            <w:tcW w:w="6520" w:type="dxa"/>
          </w:tcPr>
          <w:p w14:paraId="686880C9" w14:textId="77777777" w:rsidR="0055485A" w:rsidRDefault="00000000">
            <w:pPr>
              <w:spacing w:after="40"/>
            </w:pPr>
            <w:r>
              <w:rPr>
                <w:sz w:val="20"/>
                <w:szCs w:val="20"/>
              </w:rPr>
              <w:t xml:space="preserve">Gesto resuelto (cámara SPCA2650); </w:t>
            </w:r>
            <w:proofErr w:type="gramStart"/>
            <w:r>
              <w:rPr>
                <w:sz w:val="20"/>
                <w:szCs w:val="20"/>
              </w:rPr>
              <w:t>corregidos giro</w:t>
            </w:r>
            <w:proofErr w:type="gramEnd"/>
            <w:r>
              <w:rPr>
                <w:sz w:val="20"/>
                <w:szCs w:val="20"/>
              </w:rPr>
              <w:t xml:space="preserve"> sin control y signo invertido del control PD, verificado con </w:t>
            </w:r>
            <w:proofErr w:type="spellStart"/>
            <w:r>
              <w:rPr>
                <w:sz w:val="20"/>
                <w:szCs w:val="20"/>
              </w:rPr>
              <w:t>odometría</w:t>
            </w:r>
            <w:proofErr w:type="spellEnd"/>
            <w:r>
              <w:rPr>
                <w:sz w:val="20"/>
                <w:szCs w:val="20"/>
              </w:rPr>
              <w:t xml:space="preserve"> real.</w:t>
            </w:r>
          </w:p>
        </w:tc>
      </w:tr>
      <w:tr w:rsidR="0055485A" w14:paraId="44C23E79" w14:textId="77777777">
        <w:tc>
          <w:tcPr>
            <w:tcW w:w="1247" w:type="dxa"/>
          </w:tcPr>
          <w:p w14:paraId="009E429E" w14:textId="77777777" w:rsidR="0055485A" w:rsidRDefault="00000000">
            <w:pPr>
              <w:spacing w:after="40"/>
            </w:pPr>
            <w:r>
              <w:rPr>
                <w:sz w:val="20"/>
                <w:szCs w:val="20"/>
              </w:rPr>
              <w:t>16-21 jul</w:t>
            </w:r>
          </w:p>
        </w:tc>
        <w:tc>
          <w:tcPr>
            <w:tcW w:w="907" w:type="dxa"/>
          </w:tcPr>
          <w:p w14:paraId="526E4E5C" w14:textId="77777777" w:rsidR="0055485A" w:rsidRDefault="00000000">
            <w:pPr>
              <w:spacing w:after="40"/>
            </w:pPr>
            <w:del w:id="1580" w:author="Claude" w:date="2026-10-14T12:00:00Z">
              <w:r>
                <w:rPr>
                  <w:sz w:val="20"/>
                  <w:szCs w:val="20"/>
                </w:rPr>
                <w:delText>F3</w:delText>
              </w:r>
            </w:del>
            <w:ins w:id="1581" w:author="Claude" w:date="2026-10-14T12:00:00Z">
              <w:r>
                <w:rPr>
                  <w:sz w:val="20"/>
                  <w:szCs w:val="20"/>
                </w:rPr>
                <w:t>F4</w:t>
              </w:r>
            </w:ins>
          </w:p>
        </w:tc>
        <w:tc>
          <w:tcPr>
            <w:tcW w:w="6520" w:type="dxa"/>
          </w:tcPr>
          <w:p w14:paraId="6CC10AA5" w14:textId="77777777" w:rsidR="0055485A" w:rsidRDefault="00000000">
            <w:pPr>
              <w:spacing w:after="40"/>
            </w:pPr>
            <w:r>
              <w:rPr>
                <w:sz w:val="20"/>
                <w:szCs w:val="20"/>
              </w:rPr>
              <w:t>Redacción</w:t>
            </w:r>
            <w:ins w:id="1582" w:author="Claude" w:date="2026-10-14T12:00:00Z">
              <w:r>
                <w:rPr>
                  <w:sz w:val="20"/>
                  <w:szCs w:val="20"/>
                </w:rPr>
                <w:t xml:space="preserve"> de los</w:t>
              </w:r>
            </w:ins>
            <w:r>
              <w:rPr>
                <w:sz w:val="20"/>
                <w:szCs w:val="20"/>
              </w:rPr>
              <w:t xml:space="preserve"> capítulos </w:t>
            </w:r>
            <w:del w:id="1583" w:author="Claude" w:date="2026-10-14T12:00:00Z">
              <w:r>
                <w:rPr>
                  <w:sz w:val="20"/>
                  <w:szCs w:val="20"/>
                </w:rPr>
                <w:delText>5-6;</w:delText>
              </w:r>
            </w:del>
            <w:ins w:id="1584" w:author="Claude" w:date="2026-10-14T12:00:00Z">
              <w:r>
                <w:rPr>
                  <w:sz w:val="20"/>
                  <w:szCs w:val="20"/>
                </w:rPr>
                <w:t>de resultados;</w:t>
              </w:r>
            </w:ins>
            <w:r>
              <w:rPr>
                <w:sz w:val="20"/>
                <w:szCs w:val="20"/>
              </w:rPr>
              <w:t xml:space="preserve"> corregido sector de evasión invertido; hueco de detección al girar reducido de 2-4 s a ~1,5 s.</w:t>
            </w:r>
          </w:p>
        </w:tc>
      </w:tr>
      <w:tr w:rsidR="0055485A" w14:paraId="47B955BA" w14:textId="77777777">
        <w:tc>
          <w:tcPr>
            <w:tcW w:w="1247" w:type="dxa"/>
          </w:tcPr>
          <w:p w14:paraId="6AE37C66" w14:textId="77777777" w:rsidR="0055485A" w:rsidRDefault="00000000">
            <w:pPr>
              <w:spacing w:after="40"/>
            </w:pPr>
            <w:r>
              <w:rPr>
                <w:sz w:val="20"/>
                <w:szCs w:val="20"/>
              </w:rPr>
              <w:t>22-23 jul</w:t>
            </w:r>
          </w:p>
        </w:tc>
        <w:tc>
          <w:tcPr>
            <w:tcW w:w="907" w:type="dxa"/>
          </w:tcPr>
          <w:p w14:paraId="34284A18" w14:textId="77777777" w:rsidR="0055485A" w:rsidRDefault="00000000">
            <w:pPr>
              <w:spacing w:after="40"/>
            </w:pPr>
            <w:del w:id="1585" w:author="Claude" w:date="2026-10-14T12:00:00Z">
              <w:r>
                <w:rPr>
                  <w:sz w:val="20"/>
                  <w:szCs w:val="20"/>
                </w:rPr>
                <w:delText>F3</w:delText>
              </w:r>
            </w:del>
            <w:ins w:id="1586" w:author="Claude" w:date="2026-10-14T12:00:00Z">
              <w:r>
                <w:rPr>
                  <w:sz w:val="20"/>
                  <w:szCs w:val="20"/>
                </w:rPr>
                <w:t>F4</w:t>
              </w:r>
            </w:ins>
          </w:p>
        </w:tc>
        <w:tc>
          <w:tcPr>
            <w:tcW w:w="6520" w:type="dxa"/>
          </w:tcPr>
          <w:p w14:paraId="08AF4A12" w14:textId="77777777" w:rsidR="0055485A" w:rsidRDefault="00000000">
            <w:pPr>
              <w:spacing w:after="40"/>
            </w:pPr>
            <w:r>
              <w:rPr>
                <w:sz w:val="20"/>
                <w:szCs w:val="20"/>
              </w:rPr>
              <w:t xml:space="preserve">Dos colisiones leves (punto ciego del </w:t>
            </w:r>
            <w:proofErr w:type="spellStart"/>
            <w:r>
              <w:rPr>
                <w:sz w:val="20"/>
                <w:szCs w:val="20"/>
              </w:rPr>
              <w:t>LiDAR</w:t>
            </w:r>
            <w:proofErr w:type="spellEnd"/>
            <w:r>
              <w:rPr>
                <w:sz w:val="20"/>
                <w:szCs w:val="20"/>
              </w:rPr>
              <w:t>, umbral mal referenciado); corregido el factor de reducción de velocidad y añadida maniobra de rodeo: de 4 contactos a evasión sin contacto.</w:t>
            </w:r>
          </w:p>
        </w:tc>
      </w:tr>
      <w:tr w:rsidR="0055485A" w14:paraId="5A0BAA7D" w14:textId="77777777">
        <w:tc>
          <w:tcPr>
            <w:tcW w:w="1247" w:type="dxa"/>
          </w:tcPr>
          <w:p w14:paraId="2C1A9B76" w14:textId="77777777" w:rsidR="0055485A" w:rsidRDefault="00000000">
            <w:pPr>
              <w:spacing w:after="40"/>
            </w:pPr>
            <w:r>
              <w:rPr>
                <w:sz w:val="20"/>
                <w:szCs w:val="20"/>
              </w:rPr>
              <w:t>27 jul</w:t>
            </w:r>
          </w:p>
        </w:tc>
        <w:tc>
          <w:tcPr>
            <w:tcW w:w="907" w:type="dxa"/>
          </w:tcPr>
          <w:p w14:paraId="13CABE02" w14:textId="77777777" w:rsidR="0055485A" w:rsidRDefault="00000000">
            <w:pPr>
              <w:spacing w:after="40"/>
            </w:pPr>
            <w:r>
              <w:rPr>
                <w:sz w:val="20"/>
                <w:szCs w:val="20"/>
              </w:rPr>
              <w:t>F3</w:t>
            </w:r>
          </w:p>
        </w:tc>
        <w:tc>
          <w:tcPr>
            <w:tcW w:w="6520" w:type="dxa"/>
          </w:tcPr>
          <w:p w14:paraId="63E818C8" w14:textId="77777777" w:rsidR="0055485A" w:rsidRDefault="00000000">
            <w:pPr>
              <w:spacing w:after="40"/>
            </w:pPr>
            <w:r>
              <w:rPr>
                <w:sz w:val="20"/>
                <w:szCs w:val="20"/>
              </w:rPr>
              <w:t>AMCL converge con comandos más largos (latencia DDS); Nav2 alcanza 6/7 objetivos, incluida evasión de obstáculo no mapeado. Fase 3 completada.</w:t>
            </w:r>
          </w:p>
        </w:tc>
      </w:tr>
      <w:tr w:rsidR="0055485A" w14:paraId="4E20B3F1" w14:textId="77777777">
        <w:tc>
          <w:tcPr>
            <w:tcW w:w="1247" w:type="dxa"/>
          </w:tcPr>
          <w:p w14:paraId="0C986497" w14:textId="77777777" w:rsidR="0055485A" w:rsidRDefault="00000000">
            <w:pPr>
              <w:spacing w:after="40"/>
            </w:pPr>
            <w:r>
              <w:rPr>
                <w:sz w:val="20"/>
                <w:szCs w:val="20"/>
              </w:rPr>
              <w:t>29 jul</w:t>
            </w:r>
          </w:p>
        </w:tc>
        <w:tc>
          <w:tcPr>
            <w:tcW w:w="907" w:type="dxa"/>
          </w:tcPr>
          <w:p w14:paraId="4D57ACE7" w14:textId="77777777" w:rsidR="0055485A" w:rsidRDefault="00000000">
            <w:pPr>
              <w:spacing w:after="40"/>
            </w:pPr>
            <w:del w:id="1587" w:author="Claude" w:date="2026-10-14T12:00:00Z">
              <w:r>
                <w:rPr>
                  <w:sz w:val="20"/>
                  <w:szCs w:val="20"/>
                </w:rPr>
                <w:delText>F3-F4</w:delText>
              </w:r>
            </w:del>
            <w:ins w:id="1588" w:author="Claude" w:date="2026-10-14T12:00:00Z">
              <w:r>
                <w:rPr>
                  <w:sz w:val="20"/>
                  <w:szCs w:val="20"/>
                </w:rPr>
                <w:t>F4</w:t>
              </w:r>
            </w:ins>
          </w:p>
        </w:tc>
        <w:tc>
          <w:tcPr>
            <w:tcW w:w="6520" w:type="dxa"/>
          </w:tcPr>
          <w:p w14:paraId="3790EEAA" w14:textId="77777777" w:rsidR="0055485A" w:rsidRDefault="00000000">
            <w:pPr>
              <w:spacing w:after="40"/>
            </w:pPr>
            <w:r>
              <w:rPr>
                <w:sz w:val="20"/>
                <w:szCs w:val="20"/>
              </w:rPr>
              <w:t>Vídeo de demostración grabado; confirmadas 2 limitaciones abiertas: evasión no distingue persona/obstáculo, salto de posición tras oclusión prolongada.</w:t>
            </w:r>
          </w:p>
        </w:tc>
      </w:tr>
      <w:tr w:rsidR="0055485A" w14:paraId="764251F7" w14:textId="77777777">
        <w:tc>
          <w:tcPr>
            <w:tcW w:w="1247" w:type="dxa"/>
          </w:tcPr>
          <w:p w14:paraId="57A409A1" w14:textId="77777777" w:rsidR="0055485A" w:rsidRDefault="00000000">
            <w:pPr>
              <w:spacing w:after="40"/>
            </w:pPr>
            <w:proofErr w:type="spellStart"/>
            <w:r>
              <w:rPr>
                <w:sz w:val="20"/>
                <w:szCs w:val="20"/>
              </w:rPr>
              <w:t>ago</w:t>
            </w:r>
            <w:proofErr w:type="spellEnd"/>
            <w:r>
              <w:rPr>
                <w:sz w:val="20"/>
                <w:szCs w:val="20"/>
              </w:rPr>
              <w:t>-sept</w:t>
            </w:r>
          </w:p>
        </w:tc>
        <w:tc>
          <w:tcPr>
            <w:tcW w:w="907" w:type="dxa"/>
          </w:tcPr>
          <w:p w14:paraId="4B12409A" w14:textId="77777777" w:rsidR="0055485A" w:rsidRDefault="00000000">
            <w:pPr>
              <w:spacing w:after="40"/>
            </w:pPr>
            <w:del w:id="1589" w:author="Claude" w:date="2026-10-14T12:00:00Z">
              <w:r>
                <w:rPr>
                  <w:sz w:val="20"/>
                  <w:szCs w:val="20"/>
                </w:rPr>
                <w:delText>F4-F5</w:delText>
              </w:r>
            </w:del>
            <w:ins w:id="1590" w:author="Claude" w:date="2026-10-14T12:00:00Z">
              <w:r>
                <w:rPr>
                  <w:sz w:val="20"/>
                  <w:szCs w:val="20"/>
                </w:rPr>
                <w:t>F5</w:t>
              </w:r>
            </w:ins>
          </w:p>
        </w:tc>
        <w:tc>
          <w:tcPr>
            <w:tcW w:w="6520" w:type="dxa"/>
          </w:tcPr>
          <w:p w14:paraId="164528FE" w14:textId="77777777" w:rsidR="0055485A" w:rsidRDefault="00000000">
            <w:pPr>
              <w:spacing w:after="40"/>
            </w:pPr>
            <w:del w:id="1591" w:author="Claude" w:date="2026-10-14T12:00:00Z">
              <w:r>
                <w:rPr>
                  <w:sz w:val="20"/>
                  <w:szCs w:val="20"/>
                </w:rPr>
                <w:delText>Fase 4: cierre del escenario de evaluación y consolidación de métricas. Fase 5:</w:delText>
              </w:r>
            </w:del>
            <w:ins w:id="1592" w:author="Claude" w:date="2026-10-14T12:00:00Z">
              <w:r>
                <w:rPr>
                  <w:sz w:val="20"/>
                  <w:szCs w:val="20"/>
                </w:rPr>
                <w:t>Consolidación de métricas (sin acceso al laboratorio en agosto),</w:t>
              </w:r>
            </w:ins>
            <w:r>
              <w:rPr>
                <w:sz w:val="20"/>
                <w:szCs w:val="20"/>
              </w:rPr>
              <w:t xml:space="preserve"> revisión</w:t>
            </w:r>
            <w:del w:id="1593" w:author="Claude" w:date="2026-10-14T12:00:00Z">
              <w:r>
                <w:rPr>
                  <w:sz w:val="20"/>
                  <w:szCs w:val="20"/>
                </w:rPr>
                <w:delText xml:space="preserve"> final</w:delText>
              </w:r>
            </w:del>
            <w:r>
              <w:rPr>
                <w:sz w:val="20"/>
                <w:szCs w:val="20"/>
              </w:rPr>
              <w:t xml:space="preserve"> de la memoria,</w:t>
            </w:r>
            <w:ins w:id="1594" w:author="Claude" w:date="2026-10-14T12:00:00Z">
              <w:r>
                <w:rPr>
                  <w:sz w:val="20"/>
                  <w:szCs w:val="20"/>
                </w:rPr>
                <w:t xml:space="preserve"> preparación de la</w:t>
              </w:r>
            </w:ins>
            <w:r>
              <w:rPr>
                <w:sz w:val="20"/>
                <w:szCs w:val="20"/>
              </w:rPr>
              <w:t xml:space="preserve"> defensa y etiquetado del repositorio.</w:t>
            </w:r>
          </w:p>
        </w:tc>
      </w:tr>
      <w:tr w:rsidR="0055485A" w14:paraId="455AA3F7" w14:textId="77777777">
        <w:trPr>
          <w:ins w:id="1595" w:author="Claude" w:date="2026-10-14T12:00:00Z"/>
        </w:trPr>
        <w:tc>
          <w:tcPr>
            <w:tcW w:w="1247" w:type="dxa"/>
          </w:tcPr>
          <w:p w14:paraId="694F6BB0" w14:textId="77777777" w:rsidR="0055485A" w:rsidRDefault="00000000">
            <w:pPr>
              <w:spacing w:after="40"/>
              <w:rPr>
                <w:ins w:id="1596" w:author="Claude" w:date="2026-10-14T12:00:00Z"/>
              </w:rPr>
            </w:pPr>
            <w:ins w:id="1597" w:author="Claude" w:date="2026-10-14T12:00:00Z">
              <w:r>
                <w:rPr>
                  <w:sz w:val="20"/>
                  <w:szCs w:val="20"/>
                </w:rPr>
                <w:t>23 sept</w:t>
              </w:r>
            </w:ins>
          </w:p>
        </w:tc>
        <w:tc>
          <w:tcPr>
            <w:tcW w:w="907" w:type="dxa"/>
          </w:tcPr>
          <w:p w14:paraId="26E31BA0" w14:textId="77777777" w:rsidR="0055485A" w:rsidRDefault="00000000">
            <w:pPr>
              <w:spacing w:after="40"/>
              <w:rPr>
                <w:ins w:id="1598" w:author="Claude" w:date="2026-10-14T12:00:00Z"/>
              </w:rPr>
            </w:pPr>
            <w:ins w:id="1599" w:author="Claude" w:date="2026-10-14T12:00:00Z">
              <w:r>
                <w:rPr>
                  <w:sz w:val="20"/>
                  <w:szCs w:val="20"/>
                </w:rPr>
                <w:t>F4</w:t>
              </w:r>
            </w:ins>
          </w:p>
        </w:tc>
        <w:tc>
          <w:tcPr>
            <w:tcW w:w="6520" w:type="dxa"/>
          </w:tcPr>
          <w:p w14:paraId="71A7970C" w14:textId="77777777" w:rsidR="0055485A" w:rsidRDefault="00000000">
            <w:pPr>
              <w:spacing w:after="40"/>
              <w:rPr>
                <w:ins w:id="1600" w:author="Claude" w:date="2026-10-14T12:00:00Z"/>
              </w:rPr>
            </w:pPr>
            <w:ins w:id="1601" w:author="Claude" w:date="2026-10-14T12:00:00Z">
              <w:r>
                <w:rPr>
                  <w:sz w:val="20"/>
                  <w:szCs w:val="20"/>
                </w:rPr>
                <w:t>Última sesión de laboratorio: el gesto «casa» integra seguimiento y Nav2 (9 de 11 vueltas a casa, 0,27 m de error medio de llegada). Fase 4 completada.</w:t>
              </w:r>
            </w:ins>
          </w:p>
        </w:tc>
      </w:tr>
    </w:tbl>
    <w:p w14:paraId="41511744" w14:textId="77777777" w:rsidR="0055485A" w:rsidRDefault="0055485A"/>
    <w:sectPr w:rsidR="0055485A">
      <w:headerReference w:type="default" r:id="rId19"/>
      <w:pgSz w:w="11906" w:h="16838"/>
      <w:pgMar w:top="1418" w:right="1417" w:bottom="1418"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6F25" w14:textId="77777777" w:rsidR="007D3E78" w:rsidRDefault="007D3E78">
      <w:r>
        <w:separator/>
      </w:r>
    </w:p>
  </w:endnote>
  <w:endnote w:type="continuationSeparator" w:id="0">
    <w:p w14:paraId="1CCE2516" w14:textId="77777777" w:rsidR="007D3E78" w:rsidRDefault="007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A886BB9-9B21-4C1E-A435-1B3F95A73057}"/>
    <w:embedBold r:id="rId2" w:fontKey="{51DF5396-ED53-44E1-91CD-2C7D3AEBB99C}"/>
    <w:embedItalic r:id="rId3" w:fontKey="{1216ADB9-F904-4F61-BA26-BDB54FDA99F5}"/>
    <w:embedBoldItalic r:id="rId4" w:fontKey="{C37CECF9-D7BF-4B10-ACD3-3FD98DC9BE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B62BC91-B47C-43B3-9598-2CCC29EA933E}"/>
  </w:font>
  <w:font w:name="Consolas">
    <w:panose1 w:val="020B0609020204030204"/>
    <w:charset w:val="00"/>
    <w:family w:val="modern"/>
    <w:pitch w:val="fixed"/>
    <w:sig w:usb0="E00006FF" w:usb1="0000FCFF" w:usb2="00000001" w:usb3="00000000" w:csb0="0000019F" w:csb1="00000000"/>
    <w:embedRegular r:id="rId6" w:fontKey="{F561A998-BD42-4821-9F6C-41999264F242}"/>
  </w:font>
  <w:font w:name="Aptos Display">
    <w:charset w:val="00"/>
    <w:family w:val="swiss"/>
    <w:pitch w:val="variable"/>
    <w:sig w:usb0="20000287" w:usb1="00000003" w:usb2="00000000" w:usb3="00000000" w:csb0="0000019F" w:csb1="00000000"/>
    <w:embedRegular r:id="rId7" w:fontKey="{0E1F79F8-0169-40AC-B804-D1018582A35B}"/>
  </w:font>
  <w:font w:name="Aptos">
    <w:charset w:val="00"/>
    <w:family w:val="swiss"/>
    <w:pitch w:val="variable"/>
    <w:sig w:usb0="20000287" w:usb1="00000003" w:usb2="00000000" w:usb3="00000000" w:csb0="0000019F" w:csb1="00000000"/>
    <w:embedRegular r:id="rId8" w:fontKey="{FA9B3094-DECA-40B9-B48B-4FC304CB00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B7BC" w14:textId="77777777" w:rsidR="007D3E78" w:rsidRDefault="007D3E78">
      <w:r>
        <w:separator/>
      </w:r>
    </w:p>
  </w:footnote>
  <w:footnote w:type="continuationSeparator" w:id="0">
    <w:p w14:paraId="3CEB33DA" w14:textId="77777777" w:rsidR="007D3E78" w:rsidRDefault="007D3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CE58" w14:textId="77777777" w:rsidR="0055485A" w:rsidRDefault="00000000">
    <w:pPr>
      <w:jc w:val="right"/>
    </w:pPr>
    <w:r>
      <w:fldChar w:fldCharType="begin"/>
    </w:r>
    <w:r>
      <w:instrText>PAGE</w:instrText>
    </w:r>
    <w:r>
      <w:fldChar w:fldCharType="separate"/>
    </w:r>
    <w:r w:rsidR="00C8177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142"/>
    <w:multiLevelType w:val="multilevel"/>
    <w:tmpl w:val="D960E16C"/>
    <w:lvl w:ilvl="0">
      <w:start w:val="1"/>
      <w:numFmt w:val="decimal"/>
      <w:lvlText w:val="%1."/>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9D60CAB"/>
    <w:multiLevelType w:val="multilevel"/>
    <w:tmpl w:val="6D76E502"/>
    <w:lvl w:ilvl="0">
      <w:start w:val="1"/>
      <w:numFmt w:val="bullet"/>
      <w:lvlText w:val="•"/>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7566772">
    <w:abstractNumId w:val="1"/>
  </w:num>
  <w:num w:numId="2" w16cid:durableId="132909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5A"/>
    <w:rsid w:val="000D4000"/>
    <w:rsid w:val="00222696"/>
    <w:rsid w:val="0055485A"/>
    <w:rsid w:val="007D3E78"/>
    <w:rsid w:val="00C81770"/>
    <w:rsid w:val="00C8697B"/>
    <w:rsid w:val="00CA7B2D"/>
    <w:rsid w:val="00D616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6F7B"/>
  <w15:docId w15:val="{FFE9EDFA-91FD-4366-8615-3BCDB134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60"/>
      <w:outlineLvl w:val="1"/>
    </w:pPr>
    <w:rPr>
      <w:b/>
      <w:bCs/>
      <w:color w:val="2E539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E5395"/>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yoAM8OIaMuz6uSdspLbUvaog==">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14670</Words>
  <Characters>80685</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4</cp:revision>
  <dcterms:created xsi:type="dcterms:W3CDTF">2026-08-17T11:14:00Z</dcterms:created>
  <dcterms:modified xsi:type="dcterms:W3CDTF">2026-10-15T06:10:00Z</dcterms:modified>
</cp:coreProperties>
</file>